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64A84" w14:textId="76C93404" w:rsidR="002868E2" w:rsidRPr="00376CC5" w:rsidRDefault="00D10EEA" w:rsidP="00376CC5">
      <w:pPr>
        <w:pStyle w:val="Title"/>
      </w:pPr>
      <w:r>
        <w:t xml:space="preserve">The roots </w:t>
      </w:r>
      <w:r w:rsidR="00FB6615">
        <w:t>of the rotation effect run deep</w:t>
      </w:r>
    </w:p>
    <w:p w14:paraId="337586F1" w14:textId="1045571B" w:rsidR="002868E2" w:rsidRPr="00376CC5" w:rsidRDefault="00406C29" w:rsidP="00651CA2">
      <w:pPr>
        <w:pStyle w:val="AuthorList"/>
      </w:pPr>
      <w:r>
        <w:t>Gina A. Nichols</w:t>
      </w:r>
      <w:r w:rsidRPr="00406C29">
        <w:rPr>
          <w:vertAlign w:val="superscript"/>
        </w:rPr>
        <w:t>1</w:t>
      </w:r>
      <w:r>
        <w:rPr>
          <w:vertAlign w:val="superscript"/>
        </w:rPr>
        <w:t>,2*</w:t>
      </w:r>
      <w:r w:rsidR="002868E2" w:rsidRPr="00376CC5">
        <w:t xml:space="preserve">, </w:t>
      </w:r>
      <w:r w:rsidR="00FB6615">
        <w:t>William Osterholz</w:t>
      </w:r>
      <w:r w:rsidR="00061C8A" w:rsidRPr="00061C8A">
        <w:rPr>
          <w:vertAlign w:val="superscript"/>
        </w:rPr>
        <w:t>1</w:t>
      </w:r>
      <w:r w:rsidR="00FB6615" w:rsidRPr="00FB6615">
        <w:rPr>
          <w:vertAlign w:val="superscript"/>
        </w:rPr>
        <w:t>,</w:t>
      </w:r>
      <w:r>
        <w:rPr>
          <w:vertAlign w:val="superscript"/>
        </w:rPr>
        <w:t>3</w:t>
      </w:r>
      <w:r w:rsidR="00061C8A">
        <w:t xml:space="preserve">, </w:t>
      </w:r>
      <w:r w:rsidR="00FB6615">
        <w:t>Sotirios Archontoulis</w:t>
      </w:r>
      <w:r w:rsidR="00061C8A" w:rsidRPr="00061C8A">
        <w:rPr>
          <w:vertAlign w:val="superscript"/>
        </w:rPr>
        <w:t>1</w:t>
      </w:r>
      <w:r w:rsidR="00FB6615">
        <w:rPr>
          <w:vertAlign w:val="superscript"/>
        </w:rPr>
        <w:t xml:space="preserve"> </w:t>
      </w:r>
      <w:r w:rsidR="00FB6615">
        <w:t>, Matt Liebman</w:t>
      </w:r>
      <w:r w:rsidR="00061C8A">
        <w:rPr>
          <w:vertAlign w:val="superscript"/>
        </w:rPr>
        <w:t>1</w:t>
      </w:r>
    </w:p>
    <w:p w14:paraId="59C5823C" w14:textId="77777777" w:rsidR="00061C8A" w:rsidRDefault="00061C8A" w:rsidP="00061C8A">
      <w:pPr>
        <w:spacing w:after="0"/>
        <w:rPr>
          <w:rFonts w:cs="Times New Roman"/>
          <w:szCs w:val="24"/>
        </w:rPr>
      </w:pPr>
      <w:r w:rsidRPr="00061C8A">
        <w:rPr>
          <w:rFonts w:cs="Times New Roman"/>
          <w:szCs w:val="24"/>
          <w:vertAlign w:val="superscript"/>
        </w:rPr>
        <w:t>1</w:t>
      </w:r>
      <w:r>
        <w:rPr>
          <w:rFonts w:cs="Times New Roman"/>
          <w:szCs w:val="24"/>
        </w:rPr>
        <w:t>Department of Agronomy, Iowa State University, Ames, IA, USA</w:t>
      </w:r>
    </w:p>
    <w:p w14:paraId="3EC68EFD" w14:textId="7A0E7744" w:rsidR="002868E2" w:rsidRPr="00376CC5" w:rsidRDefault="00061C8A" w:rsidP="006B2D5B">
      <w:pPr>
        <w:spacing w:before="240" w:after="0"/>
        <w:rPr>
          <w:rFonts w:cs="Times New Roman"/>
          <w:b/>
          <w:szCs w:val="24"/>
        </w:rPr>
      </w:pPr>
      <w:r w:rsidRPr="00061C8A">
        <w:rPr>
          <w:rFonts w:cs="Times New Roman"/>
          <w:szCs w:val="24"/>
          <w:vertAlign w:val="superscript"/>
        </w:rPr>
        <w:t>2</w:t>
      </w:r>
      <w:r w:rsidR="00406C29">
        <w:rPr>
          <w:rFonts w:cs="Times New Roman"/>
          <w:szCs w:val="24"/>
        </w:rPr>
        <w:t>Field to Market: The Alliance for Sustainable Agriculture, Washington DC, USA</w:t>
      </w:r>
    </w:p>
    <w:p w14:paraId="3D16EC76" w14:textId="6EEC57B8" w:rsidR="00406C29" w:rsidRPr="00376CC5" w:rsidRDefault="00406C29" w:rsidP="00406C29">
      <w:pPr>
        <w:spacing w:after="0"/>
        <w:rPr>
          <w:rFonts w:cs="Times New Roman"/>
          <w:b/>
          <w:szCs w:val="24"/>
        </w:rPr>
      </w:pPr>
      <w:r w:rsidRPr="00434858">
        <w:rPr>
          <w:rFonts w:cs="Times New Roman"/>
          <w:szCs w:val="24"/>
          <w:vertAlign w:val="superscript"/>
          <w:rPrChange w:id="0" w:author="Gina Nichols" w:date="2022-09-08T07:47:00Z">
            <w:rPr>
              <w:rFonts w:cs="Times New Roman"/>
              <w:szCs w:val="24"/>
            </w:rPr>
          </w:rPrChange>
        </w:rPr>
        <w:t>3</w:t>
      </w:r>
      <w:r w:rsidR="00FB6615">
        <w:rPr>
          <w:rFonts w:cs="Times New Roman"/>
          <w:szCs w:val="24"/>
        </w:rPr>
        <w:t>Soil Drainage Research Unit, USDA ARS, Columbus, Ohio, USA</w:t>
      </w:r>
    </w:p>
    <w:p w14:paraId="55458F15" w14:textId="6C8F4036" w:rsidR="002868E2" w:rsidRDefault="002868E2" w:rsidP="00671D9A">
      <w:pPr>
        <w:spacing w:before="240" w:after="0"/>
        <w:rPr>
          <w:rFonts w:cs="Times New Roman"/>
          <w:szCs w:val="24"/>
        </w:rPr>
      </w:pPr>
      <w:r w:rsidRPr="00376CC5">
        <w:rPr>
          <w:rFonts w:cs="Times New Roman"/>
          <w:b/>
          <w:szCs w:val="24"/>
        </w:rPr>
        <w:t xml:space="preserve">* Correspondence: </w:t>
      </w:r>
      <w:r w:rsidR="00671D9A" w:rsidRPr="00376CC5">
        <w:rPr>
          <w:rFonts w:cs="Times New Roman"/>
          <w:b/>
          <w:szCs w:val="24"/>
        </w:rPr>
        <w:br/>
      </w:r>
      <w:r w:rsidRPr="00376CC5">
        <w:rPr>
          <w:rFonts w:cs="Times New Roman"/>
          <w:szCs w:val="24"/>
        </w:rPr>
        <w:t>Corresponding Author</w:t>
      </w:r>
      <w:r w:rsidR="00671D9A" w:rsidRPr="00376CC5">
        <w:rPr>
          <w:rFonts w:cs="Times New Roman"/>
          <w:szCs w:val="24"/>
        </w:rPr>
        <w:br/>
      </w:r>
      <w:hyperlink r:id="rId8" w:history="1">
        <w:r w:rsidR="00FB6615" w:rsidRPr="00FE6CF6">
          <w:rPr>
            <w:rStyle w:val="Hyperlink"/>
            <w:rFonts w:cs="Times New Roman"/>
            <w:szCs w:val="24"/>
          </w:rPr>
          <w:t>virginia.nichols@gmail.com</w:t>
        </w:r>
      </w:hyperlink>
    </w:p>
    <w:p w14:paraId="3114EB80" w14:textId="496942E3" w:rsidR="00FB6615" w:rsidRPr="00376CC5" w:rsidRDefault="00FB6615" w:rsidP="00671D9A">
      <w:pPr>
        <w:spacing w:before="240" w:after="0"/>
        <w:rPr>
          <w:rFonts w:cs="Times New Roman"/>
          <w:b/>
          <w:szCs w:val="24"/>
        </w:rPr>
      </w:pPr>
      <w:r>
        <w:rPr>
          <w:rFonts w:cs="Times New Roman"/>
          <w:szCs w:val="24"/>
        </w:rPr>
        <w:t>(Present address) 16146 Grange Road, Paonia, CO 81248</w:t>
      </w:r>
    </w:p>
    <w:p w14:paraId="688EE9ED" w14:textId="6C179410" w:rsidR="00EA3D3C" w:rsidRDefault="00FB6615" w:rsidP="00651CA2">
      <w:pPr>
        <w:pStyle w:val="AuthorList"/>
      </w:pPr>
      <w:r>
        <w:t>Highlights</w:t>
      </w:r>
      <w:r w:rsidR="00817DD6" w:rsidRPr="00376CC5">
        <w:t xml:space="preserve">: </w:t>
      </w:r>
    </w:p>
    <w:p w14:paraId="1781EBB9" w14:textId="6BC9B9A2" w:rsidR="00FB6615" w:rsidRPr="00F21C96" w:rsidRDefault="00FB6615" w:rsidP="00FB6615">
      <w:pPr>
        <w:pStyle w:val="Body"/>
        <w:numPr>
          <w:ilvl w:val="0"/>
          <w:numId w:val="27"/>
        </w:numPr>
      </w:pPr>
      <w:r w:rsidRPr="00F21C96">
        <w:t xml:space="preserve">Over 15 years, maize grown in a complex four-year rotation yielded an average of 8% higher than maize grown in a simple two-year </w:t>
      </w:r>
      <w:r w:rsidR="00AC3796">
        <w:t>rotation</w:t>
      </w:r>
    </w:p>
    <w:p w14:paraId="6E3CD9C4" w14:textId="77777777" w:rsidR="00FB6615" w:rsidRPr="00F21C96" w:rsidRDefault="00FB6615" w:rsidP="00FB6615">
      <w:pPr>
        <w:pStyle w:val="Body"/>
        <w:numPr>
          <w:ilvl w:val="0"/>
          <w:numId w:val="27"/>
        </w:numPr>
      </w:pPr>
      <w:r w:rsidRPr="00F21C96">
        <w:t>The maximum rooting depth of maize grown in a complex rotation was 11% deeper compared to maize grown in a simple rotation</w:t>
      </w:r>
    </w:p>
    <w:p w14:paraId="2F7B31EF" w14:textId="41F4D1FE" w:rsidR="00FB6615" w:rsidRPr="00F21C96" w:rsidRDefault="00FB6615" w:rsidP="00FB6615">
      <w:pPr>
        <w:pStyle w:val="Body"/>
        <w:numPr>
          <w:ilvl w:val="0"/>
          <w:numId w:val="27"/>
        </w:numPr>
      </w:pPr>
      <w:r w:rsidRPr="00F21C96">
        <w:t>Maize grown in the complex rotation</w:t>
      </w:r>
      <w:r w:rsidR="00061C8A">
        <w:t xml:space="preserve"> had</w:t>
      </w:r>
      <w:r w:rsidRPr="00F21C96">
        <w:t xml:space="preserve"> 34% less root</w:t>
      </w:r>
      <w:r w:rsidR="00061C8A">
        <w:t xml:space="preserve"> mass</w:t>
      </w:r>
      <w:r w:rsidRPr="00F21C96">
        <w:t xml:space="preserve"> </w:t>
      </w:r>
      <w:r w:rsidR="00061C8A">
        <w:t xml:space="preserve">in the </w:t>
      </w:r>
      <w:r w:rsidRPr="00F21C96">
        <w:t>0-60 cm soil depth, with reductions occurring mainly in the 0-15 cm soil profile</w:t>
      </w:r>
    </w:p>
    <w:p w14:paraId="24376FDF" w14:textId="12B805B7" w:rsidR="00FB6615" w:rsidRPr="00F21C96" w:rsidRDefault="00FB6615" w:rsidP="00FB6615">
      <w:pPr>
        <w:pStyle w:val="Body"/>
        <w:numPr>
          <w:ilvl w:val="0"/>
          <w:numId w:val="27"/>
        </w:numPr>
      </w:pPr>
      <w:r w:rsidRPr="00F21C96">
        <w:t>Maize grown in a complex rotation had a ‘</w:t>
      </w:r>
      <w:r w:rsidR="00C2584C">
        <w:t xml:space="preserve">deeper </w:t>
      </w:r>
      <w:r w:rsidRPr="00F21C96">
        <w:t>and cheaper’ root structure compared to maize grown in a simple rotation</w:t>
      </w:r>
    </w:p>
    <w:p w14:paraId="05AFB283" w14:textId="77777777" w:rsidR="00FB6615" w:rsidRPr="00FB6615" w:rsidRDefault="00FB6615" w:rsidP="00FB6615"/>
    <w:p w14:paraId="4DB10602" w14:textId="2210F320" w:rsidR="008E2B54" w:rsidRDefault="00EA3D3C" w:rsidP="00FB6615">
      <w:pPr>
        <w:pStyle w:val="AuthorList"/>
        <w:tabs>
          <w:tab w:val="left" w:pos="1830"/>
        </w:tabs>
      </w:pPr>
      <w:r w:rsidRPr="00376CC5">
        <w:t>Abstract</w:t>
      </w:r>
      <w:r w:rsidR="00FB6615">
        <w:tab/>
      </w:r>
    </w:p>
    <w:p w14:paraId="584E0567" w14:textId="1368EED0" w:rsidR="00FB6615" w:rsidRDefault="00FB6615" w:rsidP="00FB6615">
      <w:pPr>
        <w:pStyle w:val="Body"/>
      </w:pPr>
      <w:r w:rsidRPr="00FB328A">
        <w:t>It is well-established that maize (</w:t>
      </w:r>
      <w:r w:rsidRPr="00FB328A">
        <w:rPr>
          <w:i/>
          <w:iCs/>
        </w:rPr>
        <w:t xml:space="preserve">Zea mays </w:t>
      </w:r>
      <w:r w:rsidRPr="00FB328A">
        <w:t xml:space="preserve">L.) grown in complex cropping systems </w:t>
      </w:r>
      <w:r>
        <w:t xml:space="preserve">can require lower external nitrogen inputs to </w:t>
      </w:r>
      <w:r w:rsidRPr="00FB328A">
        <w:t xml:space="preserve">produce equal or higher grain yields compared to maize grown in simple systems. Understanding the mechanisms </w:t>
      </w:r>
      <w:r>
        <w:t>driving</w:t>
      </w:r>
      <w:r w:rsidRPr="00FB328A">
        <w:t xml:space="preserve"> this phenomenon, commonly referred to as ‘the rotation effect’, is crucial for designing cropping systems that use land </w:t>
      </w:r>
      <w:r>
        <w:t xml:space="preserve">and </w:t>
      </w:r>
      <w:r>
        <w:lastRenderedPageBreak/>
        <w:t xml:space="preserve">resources </w:t>
      </w:r>
      <w:r w:rsidRPr="00FB328A">
        <w:t>efficiently.</w:t>
      </w:r>
      <w:r>
        <w:t xml:space="preserve"> </w:t>
      </w:r>
      <w:r w:rsidRPr="00F11FE3">
        <w:rPr>
          <w:color w:val="FF0000"/>
        </w:rPr>
        <w:t>Differences in root systems can influence crop nitrogen uptake and yield, but it is unknown if such differences play a role in the maize rotation effect. We hypothesized that maize grown in a more complex rotation system invests less resources into root growth</w:t>
      </w:r>
      <w:r w:rsidR="00CE2080">
        <w:rPr>
          <w:color w:val="FF0000"/>
        </w:rPr>
        <w:t xml:space="preserve"> while achieving the same or higher above-ground biomass. </w:t>
      </w:r>
      <w:r w:rsidR="00AC3796">
        <w:rPr>
          <w:color w:val="FF0000"/>
        </w:rPr>
        <w:t>Using a long-term experiment in place since 2001, w</w:t>
      </w:r>
      <w:r w:rsidRPr="00FB328A">
        <w:t>e measured root biomass</w:t>
      </w:r>
      <w:r>
        <w:t xml:space="preserve"> in 15 cm increments from 0-60 cm</w:t>
      </w:r>
      <w:r w:rsidRPr="00FB328A">
        <w:t>, maximum rooting depth, and grain yields in the maize phase of two contrasting rotations: a simple 2-year rotation of maize-soybean (</w:t>
      </w:r>
      <w:r w:rsidRPr="00FB328A">
        <w:rPr>
          <w:i/>
          <w:iCs/>
        </w:rPr>
        <w:t xml:space="preserve">Glycine max </w:t>
      </w:r>
      <w:r w:rsidRPr="00FB328A">
        <w:t>[L.] Merr), and an extended 4-year rotation of maize-soybean-oat (</w:t>
      </w:r>
      <w:r w:rsidRPr="00FB328A">
        <w:rPr>
          <w:i/>
          <w:iCs/>
        </w:rPr>
        <w:t xml:space="preserve">Avena sativa </w:t>
      </w:r>
      <w:r w:rsidRPr="00FB328A">
        <w:t>L.)/alfalfa (</w:t>
      </w:r>
      <w:r w:rsidRPr="00FB328A">
        <w:rPr>
          <w:i/>
          <w:iCs/>
        </w:rPr>
        <w:t xml:space="preserve">Medicago sativa </w:t>
      </w:r>
      <w:r w:rsidRPr="00FB328A">
        <w:t>L.)-alfalfa</w:t>
      </w:r>
      <w:r>
        <w:t xml:space="preserve"> that periodically received composted cattle manure. </w:t>
      </w:r>
      <w:r w:rsidRPr="00FB328A">
        <w:t xml:space="preserve">Additionally, we measured soil penetration </w:t>
      </w:r>
      <w:r w:rsidRPr="00DC3EAE">
        <w:rPr>
          <w:color w:val="auto"/>
        </w:rPr>
        <w:t>resistance and soil moisture, and performed a growth analysis on aboveground maize biomass. From 2013-2020, maize grain yields averag</w:t>
      </w:r>
      <w:r>
        <w:rPr>
          <w:color w:val="auto"/>
        </w:rPr>
        <w:t>ed</w:t>
      </w:r>
      <w:r w:rsidRPr="00DC3EAE">
        <w:rPr>
          <w:color w:val="auto"/>
        </w:rPr>
        <w:t xml:space="preserve"> 8% higher in the complex compared to the simple rotation (11.0 and 10.2 dry Mg ha</w:t>
      </w:r>
      <w:r w:rsidRPr="00DC3EAE">
        <w:rPr>
          <w:color w:val="auto"/>
          <w:vertAlign w:val="superscript"/>
        </w:rPr>
        <w:t>-1</w:t>
      </w:r>
      <w:r w:rsidRPr="00DC3EAE">
        <w:rPr>
          <w:color w:val="auto"/>
        </w:rPr>
        <w:t>, respectively). The timing (e.g., early season, late season) of the complex rotation’s maize growth advantage over the simple rotation was not consistent across years. The maximum rooting depth of maize in the complex rotation was consistently deeper by an average of 11% (82 versus 76 cm, respectively).</w:t>
      </w:r>
      <w:r w:rsidRPr="001A6569">
        <w:rPr>
          <w:color w:val="FF0000"/>
        </w:rPr>
        <w:t xml:space="preserve"> From planting to maize maturity, maize grown in the </w:t>
      </w:r>
      <w:r w:rsidR="00CE2080">
        <w:rPr>
          <w:color w:val="FF0000"/>
        </w:rPr>
        <w:t>simple rotation</w:t>
      </w:r>
      <w:r w:rsidRPr="001A6569">
        <w:rPr>
          <w:color w:val="FF0000"/>
        </w:rPr>
        <w:t xml:space="preserve"> added 34% </w:t>
      </w:r>
      <w:r w:rsidR="00CE2080">
        <w:rPr>
          <w:color w:val="FF0000"/>
        </w:rPr>
        <w:t>more</w:t>
      </w:r>
      <w:r w:rsidRPr="001A6569">
        <w:rPr>
          <w:color w:val="FF0000"/>
        </w:rPr>
        <w:t xml:space="preserve"> root mass in the 0-60 cm soil profile</w:t>
      </w:r>
      <w:r w:rsidR="00AC3796">
        <w:rPr>
          <w:color w:val="FF0000"/>
        </w:rPr>
        <w:t xml:space="preserve"> compared to the complex</w:t>
      </w:r>
      <w:r w:rsidR="00D203A0">
        <w:rPr>
          <w:color w:val="FF0000"/>
        </w:rPr>
        <w:t xml:space="preserve"> rotation</w:t>
      </w:r>
      <w:r w:rsidRPr="001A6569">
        <w:rPr>
          <w:color w:val="FF0000"/>
        </w:rPr>
        <w:t xml:space="preserve">. The </w:t>
      </w:r>
      <w:r w:rsidR="00CE2080">
        <w:rPr>
          <w:color w:val="FF0000"/>
        </w:rPr>
        <w:t>simple s</w:t>
      </w:r>
      <w:r w:rsidRPr="001A6569">
        <w:rPr>
          <w:color w:val="FF0000"/>
        </w:rPr>
        <w:t>ystem</w:t>
      </w:r>
      <w:r w:rsidR="00CE2080">
        <w:rPr>
          <w:color w:val="FF0000"/>
        </w:rPr>
        <w:t>’s maize</w:t>
      </w:r>
      <w:r w:rsidRPr="001A6569">
        <w:rPr>
          <w:color w:val="FF0000"/>
        </w:rPr>
        <w:t xml:space="preserve"> </w:t>
      </w:r>
      <w:r w:rsidR="00CE2080">
        <w:rPr>
          <w:color w:val="FF0000"/>
        </w:rPr>
        <w:t>had</w:t>
      </w:r>
      <w:r w:rsidRPr="001A6569">
        <w:rPr>
          <w:color w:val="FF0000"/>
        </w:rPr>
        <w:t xml:space="preserve"> </w:t>
      </w:r>
      <w:r w:rsidR="00CE2080">
        <w:rPr>
          <w:color w:val="FF0000"/>
        </w:rPr>
        <w:t xml:space="preserve">significantly more in </w:t>
      </w:r>
      <w:r w:rsidRPr="001A6569">
        <w:rPr>
          <w:color w:val="FF0000"/>
        </w:rPr>
        <w:t xml:space="preserve">root </w:t>
      </w:r>
      <w:r w:rsidR="00CE2080">
        <w:rPr>
          <w:color w:val="FF0000"/>
        </w:rPr>
        <w:t>bio</w:t>
      </w:r>
      <w:r w:rsidRPr="001A6569">
        <w:rPr>
          <w:color w:val="FF0000"/>
        </w:rPr>
        <w:t xml:space="preserve">mass </w:t>
      </w:r>
      <w:r w:rsidR="00CE2080">
        <w:rPr>
          <w:color w:val="FF0000"/>
        </w:rPr>
        <w:t xml:space="preserve">in the soil surface layer </w:t>
      </w:r>
      <w:r w:rsidRPr="001A6569">
        <w:rPr>
          <w:color w:val="FF0000"/>
        </w:rPr>
        <w:t>(0-15 cm), but below that depth the two systems’ root mass did not differ</w:t>
      </w:r>
      <w:r>
        <w:t>.</w:t>
      </w:r>
      <w:r w:rsidRPr="00FB328A">
        <w:t xml:space="preserve"> </w:t>
      </w:r>
      <w:r>
        <w:t xml:space="preserve">Soil penetration resistances from 0-30 cm were 30% </w:t>
      </w:r>
      <w:r w:rsidR="00C2584C">
        <w:t>higher</w:t>
      </w:r>
      <w:r>
        <w:t xml:space="preserve"> in the </w:t>
      </w:r>
      <w:r w:rsidR="00C2584C">
        <w:t xml:space="preserve">simple versus complex </w:t>
      </w:r>
      <w:r>
        <w:t>across the growing season</w:t>
      </w:r>
      <w:r w:rsidR="00C2584C">
        <w:t xml:space="preserve">, </w:t>
      </w:r>
      <w:r w:rsidR="00C2584C" w:rsidRPr="00C2584C">
        <w:rPr>
          <w:color w:val="FF0000"/>
        </w:rPr>
        <w:t>which may have partially contributed to the different root distributions</w:t>
      </w:r>
      <w:r>
        <w:t xml:space="preserve">. </w:t>
      </w:r>
      <w:r w:rsidR="00671ED9" w:rsidRPr="006D10F1">
        <w:rPr>
          <w:color w:val="FF0000"/>
        </w:rPr>
        <w:t xml:space="preserve">We posit that the investment in roots deeper in the soil profile seen in the complex system does not guarantee higher maize yields, but rather it increases the likelihood the plant can withstand certain unfavorable growing conditions and produce higher grain yields compared to maize grown in the </w:t>
      </w:r>
      <w:r w:rsidR="00671ED9" w:rsidRPr="006D10F1">
        <w:rPr>
          <w:color w:val="FF0000"/>
        </w:rPr>
        <w:lastRenderedPageBreak/>
        <w:t>simpler rotation</w:t>
      </w:r>
      <w:r w:rsidR="006D10F1">
        <w:rPr>
          <w:color w:val="FF0000"/>
        </w:rPr>
        <w:t xml:space="preserve">. </w:t>
      </w:r>
      <w:r w:rsidR="00C2584C" w:rsidRPr="00D07F31">
        <w:rPr>
          <w:color w:val="FF0000"/>
        </w:rPr>
        <w:t>Greenhouse</w:t>
      </w:r>
      <w:r w:rsidRPr="00D07F31">
        <w:rPr>
          <w:color w:val="FF0000"/>
        </w:rPr>
        <w:t xml:space="preserve"> experiments </w:t>
      </w:r>
      <w:r w:rsidR="00D07F31" w:rsidRPr="00D07F31">
        <w:rPr>
          <w:color w:val="FF0000"/>
        </w:rPr>
        <w:t xml:space="preserve">are needed to better parse out exact causal mechanisms. </w:t>
      </w:r>
      <w:r w:rsidRPr="00FB328A">
        <w:t>To our knowledge, this is the first report of cropping system complexity impacting maize rooting depth</w:t>
      </w:r>
      <w:r>
        <w:t>. S</w:t>
      </w:r>
      <w:r w:rsidRPr="00FB328A">
        <w:t xml:space="preserve">imilar measurements taken in other locations would aid in understanding the role of maize rooting depth in the rotation effect in other contexts. </w:t>
      </w:r>
    </w:p>
    <w:p w14:paraId="7F4BD9CE" w14:textId="6B5C5C66" w:rsidR="00FB6615" w:rsidRDefault="00FB6615" w:rsidP="00FB6615">
      <w:pPr>
        <w:pStyle w:val="AuthorList"/>
      </w:pPr>
      <w:r>
        <w:t>Keywords</w:t>
      </w:r>
    </w:p>
    <w:p w14:paraId="5151B4E2" w14:textId="22ABCCAC" w:rsidR="00FB6615" w:rsidRPr="00FB6615" w:rsidRDefault="00FB6615" w:rsidP="00FB6615">
      <w:r>
        <w:t>Maize, rotation, roots, Midwest, soil</w:t>
      </w:r>
      <w:r w:rsidR="00D203A0">
        <w:t>, alfalfa</w:t>
      </w:r>
    </w:p>
    <w:p w14:paraId="57F6A29A" w14:textId="6734EDC2" w:rsidR="00EA3D3C" w:rsidRDefault="00EA3D3C" w:rsidP="00D9503C">
      <w:pPr>
        <w:pStyle w:val="Heading1"/>
      </w:pPr>
      <w:r w:rsidRPr="00376CC5">
        <w:t>Introduction</w:t>
      </w:r>
    </w:p>
    <w:p w14:paraId="6B2AB1C7" w14:textId="1904F5CF" w:rsidR="00FB6615" w:rsidRPr="00FB328A" w:rsidRDefault="00FB6615" w:rsidP="00FB6615">
      <w:pPr>
        <w:pStyle w:val="Body"/>
      </w:pPr>
      <w:r w:rsidRPr="00FB328A">
        <w:t xml:space="preserve">Over the past 60 years </w:t>
      </w:r>
      <w:r>
        <w:t xml:space="preserve">the diversity of maize </w:t>
      </w:r>
      <w:r w:rsidR="00D203A0" w:rsidRPr="00FB328A">
        <w:t>(</w:t>
      </w:r>
      <w:r w:rsidR="00D203A0" w:rsidRPr="00D203A0">
        <w:rPr>
          <w:i/>
          <w:iCs/>
        </w:rPr>
        <w:t>Zea mays</w:t>
      </w:r>
      <w:r w:rsidR="00D203A0" w:rsidRPr="00FB328A">
        <w:t xml:space="preserve"> L.) </w:t>
      </w:r>
      <w:r w:rsidRPr="00FB328A">
        <w:t xml:space="preserve">systems </w:t>
      </w:r>
      <w:r w:rsidR="00D203A0">
        <w:t xml:space="preserve">in the Midwestern United States (US) </w:t>
      </w:r>
      <w:r>
        <w:t>has</w:t>
      </w:r>
      <w:r w:rsidRPr="00FB328A">
        <w:t xml:space="preserve"> been reduced from </w:t>
      </w:r>
      <w:r>
        <w:t xml:space="preserve">multi-species </w:t>
      </w:r>
      <w:r w:rsidRPr="00FB328A">
        <w:t>rotations that included small grains and forage legumes to maize monocultures or simple alterations of maize and soybean (</w:t>
      </w:r>
      <w:r w:rsidRPr="00D203A0">
        <w:rPr>
          <w:i/>
          <w:iCs/>
        </w:rPr>
        <w:t>Glycine max</w:t>
      </w:r>
      <w:r w:rsidRPr="006B173E">
        <w:t xml:space="preserve"> </w:t>
      </w:r>
      <w:r w:rsidRPr="00FB328A">
        <w:t xml:space="preserve">[L.] Merr) (Aguilar et al., 2015; Hijmans et al., 2016; Crossley et al., 2021). </w:t>
      </w:r>
      <w:r>
        <w:t>Presently, i</w:t>
      </w:r>
      <w:r w:rsidRPr="00FB328A">
        <w:t>n the Midwestern U</w:t>
      </w:r>
      <w:r w:rsidR="00D203A0">
        <w:t>S</w:t>
      </w:r>
      <w:r>
        <w:t xml:space="preserve"> approximately one-third</w:t>
      </w:r>
      <w:r w:rsidRPr="00FB328A">
        <w:t xml:space="preserve"> of agricultural land is dedicated to </w:t>
      </w:r>
      <w:r w:rsidR="005A0529">
        <w:t xml:space="preserve">these simplified </w:t>
      </w:r>
      <w:r w:rsidRPr="00FB328A">
        <w:t>maize</w:t>
      </w:r>
      <w:r w:rsidR="00D203A0">
        <w:t>-</w:t>
      </w:r>
      <w:r w:rsidRPr="00FB328A">
        <w:t>based systems (Boryan et al., 2011; USDA National Agricultural Statistics Service Cropland Data Layer, 2021). Several</w:t>
      </w:r>
      <w:r w:rsidR="00D203A0">
        <w:t xml:space="preserve"> unintended, but none-the-less</w:t>
      </w:r>
      <w:r w:rsidRPr="00FB328A">
        <w:t xml:space="preserve"> undesirable</w:t>
      </w:r>
      <w:r w:rsidR="005A0529">
        <w:t xml:space="preserve"> outomces</w:t>
      </w:r>
      <w:r w:rsidRPr="00FB328A">
        <w:t xml:space="preserve"> have accompanied this simplification including but not limited to increased rates of soil erosion, increased risk of flooding, </w:t>
      </w:r>
      <w:r>
        <w:t xml:space="preserve">and </w:t>
      </w:r>
      <w:r w:rsidRPr="00FB328A">
        <w:t xml:space="preserve">increased risks of nitrate pollution (Hatfield et al., 2009, 2013; Schilling et al., 2010; Jones et al., 2018; Pasley et al., 2021). While there are numerous barriers to re-diversifying Midwestern systems (Mortensen and Smith, 2020; Weisberger et al., 2021), there is value in understanding the mechanisms that </w:t>
      </w:r>
      <w:r w:rsidR="005A0529">
        <w:t>may</w:t>
      </w:r>
      <w:r w:rsidRPr="00FB328A">
        <w:t xml:space="preserve"> enable </w:t>
      </w:r>
      <w:r w:rsidR="005A0529">
        <w:t xml:space="preserve">crop </w:t>
      </w:r>
      <w:r w:rsidRPr="00FB328A">
        <w:t xml:space="preserve">diversification to mitigate these negative outcomes. </w:t>
      </w:r>
    </w:p>
    <w:p w14:paraId="5FF30532" w14:textId="3DFA8093" w:rsidR="00FB6615" w:rsidRPr="00FB328A" w:rsidRDefault="00FB6615" w:rsidP="00FB6615">
      <w:pPr>
        <w:pStyle w:val="Body"/>
      </w:pPr>
      <w:r w:rsidRPr="00FB328A">
        <w:t>Midwestern maize-based systems fall into three main categories: (1) continuous maize systems, wherein maize is grown for two or more consecutive seasons</w:t>
      </w:r>
      <w:r>
        <w:t>;</w:t>
      </w:r>
      <w:r w:rsidRPr="00FB328A">
        <w:t xml:space="preserve"> (2) rotated maize systems, wherein maize is rotated with soybean</w:t>
      </w:r>
      <w:r>
        <w:t>;</w:t>
      </w:r>
      <w:r w:rsidRPr="00FB328A">
        <w:t xml:space="preserve"> and (3) extended maize rotations, wherein </w:t>
      </w:r>
      <w:r w:rsidRPr="00FB328A">
        <w:lastRenderedPageBreak/>
        <w:t>maize is grown in a rotation with two or more years between maize crops, often including a small grain and/or a forage</w:t>
      </w:r>
      <w:r>
        <w:t xml:space="preserve"> crop</w:t>
      </w:r>
      <w:r w:rsidRPr="00FB328A">
        <w:t xml:space="preserve">. </w:t>
      </w:r>
      <w:r>
        <w:t>As</w:t>
      </w:r>
      <w:r w:rsidRPr="00FB328A">
        <w:t xml:space="preserve"> maize cropping systems move from monocultures to simple rotations</w:t>
      </w:r>
      <w:r>
        <w:t xml:space="preserve"> or</w:t>
      </w:r>
      <w:r w:rsidRPr="00FB328A">
        <w:t xml:space="preserve"> simple to extended rotations, maize yields </w:t>
      </w:r>
      <w:r w:rsidR="005A0529" w:rsidRPr="005A0529">
        <w:rPr>
          <w:color w:val="FF0000"/>
        </w:rPr>
        <w:t>in the Midwest</w:t>
      </w:r>
      <w:r w:rsidR="005A0529">
        <w:t xml:space="preserve"> </w:t>
      </w:r>
      <w:r w:rsidRPr="00FB328A">
        <w:t>increase by approximately 10 and 5%, respectively (</w:t>
      </w:r>
      <w:r>
        <w:t xml:space="preserve">Crookston et al. 1991; Gentry et al. 2013; </w:t>
      </w:r>
      <w:r w:rsidRPr="00FB328A">
        <w:t>Liebman et al., 2008; Dav</w:t>
      </w:r>
      <w:r>
        <w:t>is et al., 2012</w:t>
      </w:r>
      <w:r w:rsidRPr="00FB328A">
        <w:t xml:space="preserve">). The former phenomenon is commonly referred to as the ‘continuous maize penalty’, and the latter ‘the rotation effect’. To our knowledge it is unclear whether they are distinct expressions of unique mechanisms, or if they represent a continuum of the same mechanistic underpinnings. </w:t>
      </w:r>
    </w:p>
    <w:p w14:paraId="091B2A35" w14:textId="59239130" w:rsidR="00FB6615" w:rsidRPr="00FB328A" w:rsidRDefault="00FB6615" w:rsidP="00FB6615">
      <w:pPr>
        <w:pStyle w:val="Body"/>
      </w:pPr>
      <w:r w:rsidRPr="00FB328A">
        <w:t xml:space="preserve">There have been numerous studies in the Midwest exploring the continuous maize penalty (Dick and Doren, 1985; Peterson et al., 1990; Meese et al., 1991; Crookston et al., 1991; Porter et al., 1997; Varvel, 2000; Stanger and Lauer, 2008; Gentry et al., 2013; Al-Kaisi et al., 2015; Farmaha et al., 2016; Seifert et al., 2017; Vogel and Below, 2018; Bowles et al., 2020).  </w:t>
      </w:r>
      <w:r w:rsidRPr="00D07F31">
        <w:rPr>
          <w:color w:val="FF0000"/>
        </w:rPr>
        <w:t>There is evidence it is due</w:t>
      </w:r>
      <w:r>
        <w:t>, at least in part,</w:t>
      </w:r>
      <w:r w:rsidRPr="00FB328A">
        <w:t xml:space="preserve"> to yield suppressive mechanisms in the monoculture system, potentially due to soil biological conditions </w:t>
      </w:r>
      <w:r>
        <w:t xml:space="preserve">that may </w:t>
      </w:r>
      <w:r w:rsidRPr="00FB328A">
        <w:t xml:space="preserve">constrain root development </w:t>
      </w:r>
      <w:r>
        <w:t xml:space="preserve">and </w:t>
      </w:r>
      <w:r w:rsidRPr="005A0529">
        <w:rPr>
          <w:color w:val="FF0000"/>
        </w:rPr>
        <w:t xml:space="preserve">therefore resource capture </w:t>
      </w:r>
      <w:r w:rsidRPr="00FB328A">
        <w:t>(Crookston et al., 1988; Johnson et al., 1992; Nickel et al., 1995; G</w:t>
      </w:r>
      <w:r>
        <w:t>oldstein, 2000</w:t>
      </w:r>
      <w:r w:rsidRPr="00FB328A">
        <w:t xml:space="preserve">). The maize yield advantage </w:t>
      </w:r>
      <w:r>
        <w:t>accrued from</w:t>
      </w:r>
      <w:r w:rsidRPr="00FB328A">
        <w:t xml:space="preserve"> extending simple rotations to include small grains and forage legumes has received less attention compared to the continuous maize penalty, but has likewise been well-documented (Liebman et al., 2008; Stanger and Lauer, 2008; Coulter et al., 2011). </w:t>
      </w:r>
      <w:r>
        <w:t>T</w:t>
      </w:r>
      <w:r w:rsidRPr="00FB328A">
        <w:t>o our knowledge the driving mechanisms behind the rotation effect remain uncertain. In a long-term cropping systems research experiment in Iowa (Liebman et al., 2008; Davis et al., 2012) researchers have found differences in</w:t>
      </w:r>
      <w:r>
        <w:t xml:space="preserve"> the vertical distributions of resources, microbial communities,</w:t>
      </w:r>
      <w:r w:rsidRPr="00FB328A">
        <w:t xml:space="preserve"> and nutrient cycling activity in</w:t>
      </w:r>
      <w:r>
        <w:t xml:space="preserve"> soil profiles of</w:t>
      </w:r>
      <w:r w:rsidRPr="00FB328A">
        <w:t xml:space="preserve"> simple and complex maize systems (Lazicki et al., 2016; King and Hofmockel, 2017; Osterholz et al., 2018; </w:t>
      </w:r>
      <w:r w:rsidRPr="00FB328A">
        <w:lastRenderedPageBreak/>
        <w:t>Poffenbarger et al., 2020</w:t>
      </w:r>
      <w:r>
        <w:t xml:space="preserve">; </w:t>
      </w:r>
      <w:r w:rsidRPr="00EE38B8">
        <w:t>Baldwin-Kordick</w:t>
      </w:r>
      <w:r>
        <w:t xml:space="preserve"> et al.</w:t>
      </w:r>
      <w:r w:rsidRPr="00EE38B8">
        <w:t>, 20</w:t>
      </w:r>
      <w:r>
        <w:t>22</w:t>
      </w:r>
      <w:r w:rsidRPr="00FB328A">
        <w:t>)</w:t>
      </w:r>
      <w:r>
        <w:t xml:space="preserve">. However, </w:t>
      </w:r>
      <w:r w:rsidRPr="00FB328A">
        <w:t xml:space="preserve">it is unclear </w:t>
      </w:r>
      <w:r>
        <w:t xml:space="preserve">how </w:t>
      </w:r>
      <w:r w:rsidRPr="00FB328A">
        <w:t xml:space="preserve">these altered distributions translate to higher maize yields in the complex rotations. </w:t>
      </w:r>
      <w:r>
        <w:t xml:space="preserve">An analysis of maize root- and soil-associated bacterial and fungal communities showed differences between simple versus complex rotation systems, with a greenhouse study suggesting these differences were associated with different root architectures (Bay et al. 2021). </w:t>
      </w:r>
      <w:r w:rsidRPr="00FB328A">
        <w:t xml:space="preserve">Lazicki et al. </w:t>
      </w:r>
      <w:r>
        <w:t>(</w:t>
      </w:r>
      <w:r w:rsidRPr="00FB328A">
        <w:t>2016)</w:t>
      </w:r>
      <w:r>
        <w:t xml:space="preserve"> found </w:t>
      </w:r>
      <w:r w:rsidRPr="00FB328A">
        <w:t xml:space="preserve">differences in maize root distributions in the </w:t>
      </w:r>
      <w:r>
        <w:t xml:space="preserve">fields with varying cropping system histories, </w:t>
      </w:r>
      <w:r w:rsidRPr="00FB328A">
        <w:t xml:space="preserve">but the data </w:t>
      </w:r>
      <w:r>
        <w:t>were</w:t>
      </w:r>
      <w:r w:rsidRPr="00FB328A">
        <w:t xml:space="preserve"> limited to shallow depths and </w:t>
      </w:r>
      <w:r>
        <w:t>did</w:t>
      </w:r>
      <w:r w:rsidRPr="00FB328A">
        <w:t xml:space="preserve"> not control for </w:t>
      </w:r>
      <w:r>
        <w:t>previous crop root carryover</w:t>
      </w:r>
      <w:r w:rsidR="00D07F31">
        <w:t xml:space="preserve"> </w:t>
      </w:r>
      <w:r w:rsidR="00D07F31" w:rsidRPr="00D07F31">
        <w:rPr>
          <w:color w:val="FF0000"/>
        </w:rPr>
        <w:t>which can impact interpretations (Hirte et al. 2017)</w:t>
      </w:r>
      <w:r w:rsidRPr="00FB328A">
        <w:t xml:space="preserve">. It is feasible that, </w:t>
      </w:r>
      <w:r w:rsidR="00D07F31" w:rsidRPr="00FB328A">
        <w:t>like</w:t>
      </w:r>
      <w:r w:rsidRPr="00FB328A">
        <w:t xml:space="preserve"> the continuous maize penalty, differences in maize root structures are contributing to increased resource capture in complex rotations, thus driving higher maize yields compared to the simpler system</w:t>
      </w:r>
      <w:r>
        <w:t>s</w:t>
      </w:r>
      <w:r w:rsidRPr="00FB328A">
        <w:t xml:space="preserve">. </w:t>
      </w:r>
    </w:p>
    <w:p w14:paraId="722EDAF7" w14:textId="4485BAE6" w:rsidR="00FB6615" w:rsidRPr="00FB328A" w:rsidRDefault="00FB6615" w:rsidP="00FB6615">
      <w:pPr>
        <w:pStyle w:val="Body"/>
      </w:pPr>
      <w:r w:rsidRPr="00FB328A">
        <w:t>When above-ground crop products are valued, it is desirable for plants to optimize investments in belowground growth. In nitrogen</w:t>
      </w:r>
      <w:r>
        <w:t>-</w:t>
      </w:r>
      <w:r w:rsidRPr="00FB328A">
        <w:t xml:space="preserve"> or water</w:t>
      </w:r>
      <w:r>
        <w:t>-</w:t>
      </w:r>
      <w:r w:rsidRPr="00FB328A">
        <w:t>limit</w:t>
      </w:r>
      <w:r>
        <w:t>ed</w:t>
      </w:r>
      <w:r w:rsidRPr="00FB328A">
        <w:t xml:space="preserve"> environments, ‘steep, cheap and deep’ root ideotypes have been identified as the most efficient use of root investments (Lynch, 2013; Tron et al., 2015). We hypothesized that maize grown in complex rotations</w:t>
      </w:r>
      <w:r>
        <w:t xml:space="preserve"> develops a</w:t>
      </w:r>
      <w:r w:rsidRPr="00FB328A">
        <w:t xml:space="preserve"> root structure that is better able to capture resources</w:t>
      </w:r>
      <w:r w:rsidR="00D07F31">
        <w:t xml:space="preserve"> </w:t>
      </w:r>
      <w:r>
        <w:t>with less</w:t>
      </w:r>
      <w:r w:rsidRPr="00FB328A">
        <w:t xml:space="preserve"> investment compared to the simple rotation. To test this hypothesis, we made the following measurements in the maize phase of simple (maize-soybean) and complex (maize-soybean-oats/alfalfa-alfalfa) rotation</w:t>
      </w:r>
      <w:r>
        <w:t>s</w:t>
      </w:r>
      <w:r w:rsidRPr="00FB328A">
        <w:t>:</w:t>
      </w:r>
    </w:p>
    <w:p w14:paraId="0A9319EA" w14:textId="77777777" w:rsidR="00FB6615" w:rsidRPr="00FB328A" w:rsidRDefault="00FB6615" w:rsidP="00FB6615">
      <w:pPr>
        <w:pStyle w:val="Body"/>
        <w:numPr>
          <w:ilvl w:val="0"/>
          <w:numId w:val="28"/>
        </w:numPr>
      </w:pPr>
      <w:r w:rsidRPr="00FB328A">
        <w:t>Maize grain yields (2013-2020)</w:t>
      </w:r>
    </w:p>
    <w:p w14:paraId="4855D3F0" w14:textId="77777777" w:rsidR="00FB6615" w:rsidRPr="00FB328A" w:rsidRDefault="00FB6615" w:rsidP="00FB6615">
      <w:pPr>
        <w:pStyle w:val="Body"/>
        <w:numPr>
          <w:ilvl w:val="0"/>
          <w:numId w:val="28"/>
        </w:numPr>
      </w:pPr>
      <w:r w:rsidRPr="00FB328A">
        <w:t xml:space="preserve">Maize root biomass as a proxy for the resources invested by the maize crop into roots (2019-2020) </w:t>
      </w:r>
    </w:p>
    <w:p w14:paraId="1FB0854B" w14:textId="77777777" w:rsidR="00FB6615" w:rsidRPr="00FB328A" w:rsidRDefault="00FB6615" w:rsidP="00FB6615">
      <w:pPr>
        <w:pStyle w:val="Body"/>
        <w:numPr>
          <w:ilvl w:val="0"/>
          <w:numId w:val="28"/>
        </w:numPr>
      </w:pPr>
      <w:r w:rsidRPr="00FB328A">
        <w:t xml:space="preserve">Maximum maize rooting depth as a proxy for the soil space </w:t>
      </w:r>
      <w:r>
        <w:t xml:space="preserve">made available </w:t>
      </w:r>
      <w:r w:rsidRPr="00FB328A">
        <w:t xml:space="preserve">for resource capture </w:t>
      </w:r>
      <w:r>
        <w:t xml:space="preserve">by </w:t>
      </w:r>
      <w:r w:rsidRPr="00FB328A">
        <w:t>that investment (2018-2020)</w:t>
      </w:r>
    </w:p>
    <w:p w14:paraId="51F63F53" w14:textId="77777777" w:rsidR="00FB6615" w:rsidRPr="00FB328A" w:rsidRDefault="00FB6615" w:rsidP="00FB6615">
      <w:pPr>
        <w:pStyle w:val="Body"/>
      </w:pPr>
      <w:r w:rsidRPr="00FB328A">
        <w:lastRenderedPageBreak/>
        <w:t xml:space="preserve">Additionally, we complemented these measurements with </w:t>
      </w:r>
      <w:r>
        <w:t xml:space="preserve">detailed above ground maize growth analysis </w:t>
      </w:r>
      <w:r w:rsidRPr="00FB328A">
        <w:t>throughout five seasons</w:t>
      </w:r>
      <w:r>
        <w:t>;</w:t>
      </w:r>
      <w:r w:rsidRPr="00FB328A">
        <w:t xml:space="preserve"> soil penetration resistance </w:t>
      </w:r>
      <w:r>
        <w:t xml:space="preserve">measurements </w:t>
      </w:r>
      <w:r w:rsidRPr="00FB328A">
        <w:t>(2018-2020</w:t>
      </w:r>
      <w:r>
        <w:t>);</w:t>
      </w:r>
      <w:r w:rsidRPr="00FB328A">
        <w:t xml:space="preserve"> and soil moisture </w:t>
      </w:r>
      <w:r>
        <w:t xml:space="preserve">measurements </w:t>
      </w:r>
      <w:r w:rsidRPr="00FB328A">
        <w:t xml:space="preserve">(2018-2019). </w:t>
      </w:r>
    </w:p>
    <w:p w14:paraId="46E02CF1" w14:textId="5A0141A0" w:rsidR="001D5C23" w:rsidRDefault="00D537FA" w:rsidP="001D5C23">
      <w:pPr>
        <w:pStyle w:val="Heading1"/>
      </w:pPr>
      <w:r w:rsidRPr="00376CC5">
        <w:t>M</w:t>
      </w:r>
      <w:r w:rsidR="00156522">
        <w:t>ethods and Materials</w:t>
      </w:r>
    </w:p>
    <w:p w14:paraId="7D3F8138" w14:textId="45428F59" w:rsidR="00FB6615" w:rsidRDefault="00FB6615" w:rsidP="00FB6615">
      <w:pPr>
        <w:pStyle w:val="Heading2"/>
      </w:pPr>
      <w:r>
        <w:t>Study location</w:t>
      </w:r>
    </w:p>
    <w:p w14:paraId="7ECE15BA" w14:textId="2930B5BA" w:rsidR="00FB6615" w:rsidRDefault="00FB6615" w:rsidP="008C4354">
      <w:pPr>
        <w:pStyle w:val="Body"/>
      </w:pPr>
      <w:r>
        <w:t xml:space="preserve">The experimental site was located at the Iowa </w:t>
      </w:r>
      <w:r w:rsidRPr="004523A3">
        <w:t>State University Marsden Farm, in Boone County, Iowa</w:t>
      </w:r>
      <w:r>
        <w:t>, USA</w:t>
      </w:r>
      <w:r w:rsidRPr="004523A3">
        <w:t xml:space="preserve"> (42°01’ N; 93°47’ W; 333 m above sea level). Before the initiation of the experiment, the site had been managed for at least 20 y</w:t>
      </w:r>
      <w:r>
        <w:t>ears</w:t>
      </w:r>
      <w:r w:rsidRPr="004523A3">
        <w:t xml:space="preserve"> with a </w:t>
      </w:r>
      <w:r>
        <w:t>maize-</w:t>
      </w:r>
      <w:r w:rsidRPr="004523A3">
        <w:t xml:space="preserve">soybean rotation receiving conventional fertilizer and herbicide inputs. </w:t>
      </w:r>
      <w:r>
        <w:t xml:space="preserve">Baseline soil samples (0-20 cm) showed a mean buffer pH of 6.8 and mean organic matter concentrations of </w:t>
      </w:r>
      <w:r w:rsidRPr="004523A3">
        <w:t>51 g kg</w:t>
      </w:r>
      <w:r w:rsidRPr="00E44E81">
        <w:rPr>
          <w:vertAlign w:val="superscript"/>
        </w:rPr>
        <w:t>–1</w:t>
      </w:r>
      <w:r w:rsidRPr="004523A3">
        <w:t xml:space="preserve"> </w:t>
      </w:r>
      <w:r>
        <w:t xml:space="preserve">(Liebman et al., 2008). </w:t>
      </w:r>
      <w:r w:rsidRPr="004523A3">
        <w:t xml:space="preserve"> The experiment was arranged as a randomized complete block design with each crop phase of each </w:t>
      </w:r>
      <w:r>
        <w:t>rotatio</w:t>
      </w:r>
      <w:r w:rsidRPr="004523A3">
        <w:t>n system present every year in four replicate blocks</w:t>
      </w:r>
      <w:r>
        <w:t xml:space="preserve"> (Payne, 2015)</w:t>
      </w:r>
      <w:r w:rsidRPr="004523A3">
        <w:t>. Plot</w:t>
      </w:r>
      <w:r>
        <w:t>s were</w:t>
      </w:r>
      <w:r w:rsidRPr="004523A3">
        <w:t xml:space="preserve"> 18 by 85 m</w:t>
      </w:r>
      <w:r>
        <w:t>, with the entire experiment compri</w:t>
      </w:r>
      <w:r w:rsidRPr="00E44E81">
        <w:t>sing ~9 hectares. Weather data were collected from a weather station approximately one kilometer from the field site (Iowa Environmental Mesonet, 2021).</w:t>
      </w:r>
    </w:p>
    <w:p w14:paraId="4CB87863" w14:textId="78B0F777" w:rsidR="008C4354" w:rsidRDefault="008C4354" w:rsidP="008C4354">
      <w:pPr>
        <w:pStyle w:val="Heading2"/>
      </w:pPr>
      <w:r>
        <w:t>Sampling</w:t>
      </w:r>
    </w:p>
    <w:p w14:paraId="4B7C7F4F" w14:textId="77777777" w:rsidR="008C4354" w:rsidRDefault="008C4354" w:rsidP="008C4354">
      <w:pPr>
        <w:pStyle w:val="Body"/>
        <w:ind w:firstLine="0"/>
      </w:pPr>
      <w:r>
        <w:t xml:space="preserve">This study utilized two of the three maize-based rotations present in the larger study: </w:t>
      </w:r>
      <w:r w:rsidRPr="00FB328A">
        <w:t xml:space="preserve">a 2-year rotation of maize-soybean (hereafter the simple rotation), and a 4-year rotation of maize-soybean-oat/alfalfa-alfalfa that periodically received </w:t>
      </w:r>
      <w:r>
        <w:t xml:space="preserve">composted </w:t>
      </w:r>
      <w:r w:rsidRPr="00FB328A">
        <w:t>cattle manure (hereafter the complex rotation). Detailed accounts of plot management are reported elsewhere (Liebman et al., 2008; Hunt et al., 2020) and a summary is presented in</w:t>
      </w:r>
      <w:r>
        <w:t xml:space="preserve"> Table 1</w:t>
      </w:r>
      <w:r w:rsidRPr="00FB328A">
        <w:t>.</w:t>
      </w:r>
    </w:p>
    <w:p w14:paraId="022CCEBF" w14:textId="77777777" w:rsidR="008C4354" w:rsidRDefault="008C4354" w:rsidP="008C4354">
      <w:pPr>
        <w:pStyle w:val="Body"/>
      </w:pPr>
    </w:p>
    <w:p w14:paraId="0C042F16" w14:textId="77777777" w:rsidR="008C4354" w:rsidRDefault="008C4354" w:rsidP="008C4354">
      <w:pPr>
        <w:pStyle w:val="Body"/>
        <w:rPr>
          <w:del w:id="1" w:author="Osterholz, Will - ARS" w:date="2022-08-12T10:48:00Z"/>
        </w:rPr>
      </w:pPr>
    </w:p>
    <w:p w14:paraId="7185CD11" w14:textId="6F9324B4" w:rsidR="008C4354" w:rsidRPr="00CB207F" w:rsidRDefault="008C4354" w:rsidP="008C4354">
      <w:pPr>
        <w:pStyle w:val="CaptionSpecAPA"/>
        <w:spacing w:line="480" w:lineRule="auto"/>
        <w:rPr>
          <w:color w:val="FF0000"/>
        </w:rPr>
      </w:pPr>
      <w:r w:rsidRPr="00FB328A">
        <w:lastRenderedPageBreak/>
        <w:t xml:space="preserve"> </w:t>
      </w:r>
      <w:bookmarkStart w:id="2" w:name="_Ref79572340"/>
      <w:bookmarkStart w:id="3" w:name="_Toc83115572"/>
      <w:r>
        <w:t xml:space="preserve">Table </w:t>
      </w:r>
      <w:fldSimple w:instr=" SEQ Table \* ARABIC \s 1 ">
        <w:r>
          <w:rPr>
            <w:noProof/>
          </w:rPr>
          <w:t>1</w:t>
        </w:r>
      </w:fldSimple>
      <w:bookmarkEnd w:id="2"/>
      <w:r>
        <w:t xml:space="preserve"> </w:t>
      </w:r>
      <w:r w:rsidRPr="00CB207F">
        <w:rPr>
          <w:color w:val="FF0000"/>
        </w:rPr>
        <w:t xml:space="preserve">Summary of </w:t>
      </w:r>
      <w:r w:rsidR="00CB207F" w:rsidRPr="00CB207F">
        <w:rPr>
          <w:color w:val="FF0000"/>
        </w:rPr>
        <w:t xml:space="preserve">agronomic management of the two </w:t>
      </w:r>
      <w:r w:rsidRPr="00CB207F">
        <w:rPr>
          <w:color w:val="FF0000"/>
        </w:rPr>
        <w:t xml:space="preserve">rotation </w:t>
      </w:r>
      <w:r w:rsidR="00CB207F" w:rsidRPr="00CB207F">
        <w:rPr>
          <w:color w:val="FF0000"/>
        </w:rPr>
        <w:t>treatment</w:t>
      </w:r>
      <w:bookmarkEnd w:id="3"/>
      <w:r w:rsidR="00CB207F" w:rsidRPr="00CB207F">
        <w:rPr>
          <w:color w:val="FF0000"/>
        </w:rPr>
        <w:t>s sampled in this study; only the maize phase (bolded) was sampled in this study</w:t>
      </w:r>
      <w:r w:rsidR="00CB207F">
        <w:rPr>
          <w:color w:val="FF0000"/>
        </w:rPr>
        <w:t>; for more details see Liebman et al. 2008 and Hunt et al. 2020</w:t>
      </w:r>
    </w:p>
    <w:tbl>
      <w:tblPr>
        <w:tblW w:w="0" w:type="auto"/>
        <w:tblLook w:val="04A0" w:firstRow="1" w:lastRow="0" w:firstColumn="1" w:lastColumn="0" w:noHBand="0" w:noVBand="1"/>
      </w:tblPr>
      <w:tblGrid>
        <w:gridCol w:w="1700"/>
        <w:gridCol w:w="1483"/>
        <w:gridCol w:w="2957"/>
        <w:gridCol w:w="3220"/>
      </w:tblGrid>
      <w:tr w:rsidR="008C4354" w:rsidRPr="00EE38B8" w14:paraId="53F37C14" w14:textId="77777777" w:rsidTr="000917CD">
        <w:tc>
          <w:tcPr>
            <w:tcW w:w="1700" w:type="dxa"/>
            <w:tcBorders>
              <w:top w:val="single" w:sz="4" w:space="0" w:color="auto"/>
              <w:bottom w:val="single" w:sz="4" w:space="0" w:color="auto"/>
            </w:tcBorders>
            <w:shd w:val="clear" w:color="auto" w:fill="auto"/>
          </w:tcPr>
          <w:p w14:paraId="3518F4F8" w14:textId="77777777" w:rsidR="008C4354" w:rsidRPr="00EE38B8" w:rsidRDefault="008C4354" w:rsidP="000917CD">
            <w:pPr>
              <w:spacing w:line="480" w:lineRule="auto"/>
              <w:rPr>
                <w:b/>
                <w:color w:val="000000"/>
              </w:rPr>
            </w:pPr>
            <w:r w:rsidRPr="00EE38B8">
              <w:rPr>
                <w:b/>
                <w:color w:val="000000"/>
              </w:rPr>
              <w:t>Rotation</w:t>
            </w:r>
          </w:p>
        </w:tc>
        <w:tc>
          <w:tcPr>
            <w:tcW w:w="1483" w:type="dxa"/>
            <w:tcBorders>
              <w:top w:val="single" w:sz="4" w:space="0" w:color="auto"/>
              <w:bottom w:val="single" w:sz="4" w:space="0" w:color="auto"/>
            </w:tcBorders>
            <w:shd w:val="clear" w:color="auto" w:fill="auto"/>
          </w:tcPr>
          <w:p w14:paraId="197AA83C" w14:textId="77777777" w:rsidR="008C4354" w:rsidRPr="00EE38B8" w:rsidRDefault="008C4354" w:rsidP="000917CD">
            <w:pPr>
              <w:spacing w:line="480" w:lineRule="auto"/>
              <w:rPr>
                <w:b/>
                <w:color w:val="000000"/>
              </w:rPr>
            </w:pPr>
            <w:r w:rsidRPr="00EE38B8">
              <w:rPr>
                <w:b/>
                <w:color w:val="000000"/>
              </w:rPr>
              <w:t>Crop sequence</w:t>
            </w:r>
          </w:p>
        </w:tc>
        <w:tc>
          <w:tcPr>
            <w:tcW w:w="2957" w:type="dxa"/>
            <w:tcBorders>
              <w:top w:val="single" w:sz="4" w:space="0" w:color="auto"/>
              <w:bottom w:val="single" w:sz="4" w:space="0" w:color="auto"/>
            </w:tcBorders>
            <w:shd w:val="clear" w:color="auto" w:fill="auto"/>
          </w:tcPr>
          <w:p w14:paraId="1194CCFB" w14:textId="77777777" w:rsidR="008C4354" w:rsidRPr="00EE38B8" w:rsidRDefault="008C4354" w:rsidP="000917CD">
            <w:pPr>
              <w:spacing w:line="480" w:lineRule="auto"/>
              <w:rPr>
                <w:b/>
                <w:color w:val="000000"/>
              </w:rPr>
            </w:pPr>
            <w:r w:rsidRPr="00EE38B8">
              <w:rPr>
                <w:b/>
                <w:color w:val="000000"/>
              </w:rPr>
              <w:t>Nitrogen sources</w:t>
            </w:r>
          </w:p>
        </w:tc>
        <w:tc>
          <w:tcPr>
            <w:tcW w:w="3220" w:type="dxa"/>
            <w:tcBorders>
              <w:top w:val="single" w:sz="4" w:space="0" w:color="auto"/>
              <w:bottom w:val="single" w:sz="4" w:space="0" w:color="auto"/>
            </w:tcBorders>
            <w:shd w:val="clear" w:color="auto" w:fill="auto"/>
          </w:tcPr>
          <w:p w14:paraId="14888218" w14:textId="77777777" w:rsidR="008C4354" w:rsidRPr="00EE38B8" w:rsidRDefault="008C4354" w:rsidP="000917CD">
            <w:pPr>
              <w:spacing w:line="480" w:lineRule="auto"/>
              <w:rPr>
                <w:b/>
                <w:color w:val="000000"/>
              </w:rPr>
            </w:pPr>
            <w:r w:rsidRPr="00EE38B8">
              <w:rPr>
                <w:b/>
                <w:color w:val="000000"/>
              </w:rPr>
              <w:t>Tillage regime</w:t>
            </w:r>
          </w:p>
        </w:tc>
      </w:tr>
      <w:tr w:rsidR="008C4354" w:rsidRPr="00EE38B8" w14:paraId="51F5B80A" w14:textId="77777777" w:rsidTr="000917CD">
        <w:trPr>
          <w:trHeight w:val="1835"/>
        </w:trPr>
        <w:tc>
          <w:tcPr>
            <w:tcW w:w="1700" w:type="dxa"/>
            <w:tcBorders>
              <w:top w:val="single" w:sz="4" w:space="0" w:color="auto"/>
            </w:tcBorders>
            <w:shd w:val="clear" w:color="auto" w:fill="auto"/>
          </w:tcPr>
          <w:p w14:paraId="3EEBEF4C" w14:textId="77777777" w:rsidR="008C4354" w:rsidRPr="00EE38B8" w:rsidRDefault="008C4354" w:rsidP="000917CD">
            <w:pPr>
              <w:spacing w:line="480" w:lineRule="auto"/>
              <w:rPr>
                <w:color w:val="000000"/>
              </w:rPr>
            </w:pPr>
            <w:r w:rsidRPr="00EE38B8">
              <w:rPr>
                <w:color w:val="000000"/>
              </w:rPr>
              <w:t>Simple 2-year</w:t>
            </w:r>
          </w:p>
        </w:tc>
        <w:tc>
          <w:tcPr>
            <w:tcW w:w="1483" w:type="dxa"/>
            <w:tcBorders>
              <w:top w:val="single" w:sz="4" w:space="0" w:color="auto"/>
            </w:tcBorders>
            <w:shd w:val="clear" w:color="auto" w:fill="auto"/>
          </w:tcPr>
          <w:p w14:paraId="7C47FCE4" w14:textId="77777777" w:rsidR="008C4354" w:rsidRPr="00EE38B8" w:rsidRDefault="008C4354" w:rsidP="000917CD">
            <w:pPr>
              <w:spacing w:line="480" w:lineRule="auto"/>
              <w:rPr>
                <w:color w:val="000000"/>
              </w:rPr>
            </w:pPr>
            <w:r w:rsidRPr="00EE38B8">
              <w:rPr>
                <w:color w:val="000000"/>
              </w:rPr>
              <w:t>Soybean-</w:t>
            </w:r>
          </w:p>
          <w:p w14:paraId="70BD9F33" w14:textId="77777777" w:rsidR="008C4354" w:rsidRPr="00EE38B8" w:rsidRDefault="008C4354" w:rsidP="000917CD">
            <w:pPr>
              <w:spacing w:line="480" w:lineRule="auto"/>
              <w:rPr>
                <w:color w:val="000000"/>
              </w:rPr>
            </w:pPr>
            <w:r w:rsidRPr="00EE38B8">
              <w:rPr>
                <w:b/>
                <w:color w:val="000000"/>
              </w:rPr>
              <w:t>Maize</w:t>
            </w:r>
          </w:p>
        </w:tc>
        <w:tc>
          <w:tcPr>
            <w:tcW w:w="2957" w:type="dxa"/>
            <w:tcBorders>
              <w:top w:val="single" w:sz="4" w:space="0" w:color="auto"/>
            </w:tcBorders>
            <w:shd w:val="clear" w:color="auto" w:fill="auto"/>
          </w:tcPr>
          <w:p w14:paraId="359168C8" w14:textId="77777777" w:rsidR="008C4354" w:rsidRPr="00AA0461" w:rsidRDefault="008C4354" w:rsidP="000917CD">
            <w:pPr>
              <w:spacing w:line="480" w:lineRule="auto"/>
            </w:pPr>
            <w:r w:rsidRPr="00AA0461">
              <w:t>Mean total of 180 kg ha</w:t>
            </w:r>
            <w:r w:rsidRPr="00AA0461">
              <w:rPr>
                <w:vertAlign w:val="superscript"/>
              </w:rPr>
              <w:t>-1</w:t>
            </w:r>
            <w:r w:rsidRPr="00AA0461">
              <w:t xml:space="preserve"> mineral nitrogen</w:t>
            </w:r>
            <w:r>
              <w:t xml:space="preserve"> applied to maize phase</w:t>
            </w:r>
            <w:r w:rsidRPr="00AA0461">
              <w:t>, with 112 kg ha</w:t>
            </w:r>
            <w:r w:rsidRPr="00AA0461">
              <w:rPr>
                <w:vertAlign w:val="superscript"/>
              </w:rPr>
              <w:t>-1</w:t>
            </w:r>
            <w:r w:rsidRPr="00AA0461">
              <w:t xml:space="preserve"> applied at planting and the remaining at V6 side-dressing based on soil nitrate sampling </w:t>
            </w:r>
          </w:p>
        </w:tc>
        <w:tc>
          <w:tcPr>
            <w:tcW w:w="3220" w:type="dxa"/>
            <w:tcBorders>
              <w:top w:val="single" w:sz="4" w:space="0" w:color="auto"/>
            </w:tcBorders>
            <w:shd w:val="clear" w:color="auto" w:fill="auto"/>
          </w:tcPr>
          <w:p w14:paraId="266D80DF" w14:textId="77777777" w:rsidR="008C4354" w:rsidRPr="00EE38B8" w:rsidRDefault="008C4354" w:rsidP="000917CD">
            <w:pPr>
              <w:spacing w:line="480" w:lineRule="auto"/>
              <w:rPr>
                <w:color w:val="000000"/>
              </w:rPr>
            </w:pPr>
            <w:r w:rsidRPr="00EE38B8">
              <w:rPr>
                <w:color w:val="000000"/>
              </w:rPr>
              <w:t xml:space="preserve">Fall chisel plowing and spring field cultivation preceding soybean planting, spring </w:t>
            </w:r>
            <w:r>
              <w:rPr>
                <w:color w:val="000000"/>
              </w:rPr>
              <w:t xml:space="preserve">surface </w:t>
            </w:r>
            <w:r w:rsidRPr="00EE38B8">
              <w:rPr>
                <w:color w:val="000000"/>
              </w:rPr>
              <w:t>cultivation preceding maize planting</w:t>
            </w:r>
          </w:p>
        </w:tc>
      </w:tr>
      <w:tr w:rsidR="008C4354" w:rsidRPr="00EE38B8" w14:paraId="232A0733" w14:textId="77777777" w:rsidTr="000917CD">
        <w:tc>
          <w:tcPr>
            <w:tcW w:w="1700" w:type="dxa"/>
            <w:tcBorders>
              <w:bottom w:val="single" w:sz="4" w:space="0" w:color="auto"/>
            </w:tcBorders>
            <w:shd w:val="clear" w:color="auto" w:fill="auto"/>
          </w:tcPr>
          <w:p w14:paraId="5AA226FB" w14:textId="77777777" w:rsidR="008C4354" w:rsidRPr="00EE38B8" w:rsidRDefault="008C4354" w:rsidP="000917CD">
            <w:pPr>
              <w:spacing w:line="480" w:lineRule="auto"/>
              <w:rPr>
                <w:color w:val="000000"/>
              </w:rPr>
            </w:pPr>
            <w:r w:rsidRPr="00EE38B8">
              <w:rPr>
                <w:color w:val="000000"/>
              </w:rPr>
              <w:t>Complex 4-year</w:t>
            </w:r>
          </w:p>
        </w:tc>
        <w:tc>
          <w:tcPr>
            <w:tcW w:w="1483" w:type="dxa"/>
            <w:tcBorders>
              <w:bottom w:val="single" w:sz="4" w:space="0" w:color="auto"/>
            </w:tcBorders>
            <w:shd w:val="clear" w:color="auto" w:fill="auto"/>
          </w:tcPr>
          <w:p w14:paraId="19BE52BD" w14:textId="77777777" w:rsidR="008C4354" w:rsidRPr="00EE38B8" w:rsidRDefault="008C4354" w:rsidP="000917CD">
            <w:pPr>
              <w:spacing w:line="480" w:lineRule="auto"/>
              <w:rPr>
                <w:color w:val="000000"/>
              </w:rPr>
            </w:pPr>
            <w:r w:rsidRPr="00EE38B8">
              <w:rPr>
                <w:color w:val="000000"/>
              </w:rPr>
              <w:t>Soybean-Oats/Alfalfa-Alfalfa-</w:t>
            </w:r>
          </w:p>
          <w:p w14:paraId="3578D130" w14:textId="77777777" w:rsidR="008C4354" w:rsidRPr="00EE38B8" w:rsidRDefault="008C4354" w:rsidP="000917CD">
            <w:pPr>
              <w:spacing w:line="480" w:lineRule="auto"/>
              <w:rPr>
                <w:color w:val="000000"/>
              </w:rPr>
            </w:pPr>
            <w:r w:rsidRPr="00EE38B8">
              <w:rPr>
                <w:b/>
                <w:color w:val="000000"/>
              </w:rPr>
              <w:t>Maize</w:t>
            </w:r>
          </w:p>
        </w:tc>
        <w:tc>
          <w:tcPr>
            <w:tcW w:w="2957" w:type="dxa"/>
            <w:tcBorders>
              <w:bottom w:val="single" w:sz="4" w:space="0" w:color="auto"/>
            </w:tcBorders>
            <w:shd w:val="clear" w:color="auto" w:fill="auto"/>
          </w:tcPr>
          <w:p w14:paraId="76FDDE93" w14:textId="77777777" w:rsidR="008C4354" w:rsidRPr="00AA0461" w:rsidRDefault="008C4354" w:rsidP="000917CD">
            <w:pPr>
              <w:spacing w:line="480" w:lineRule="auto"/>
            </w:pPr>
            <w:r w:rsidRPr="00AA0461">
              <w:t>Mean of 140 kg ha</w:t>
            </w:r>
            <w:r w:rsidRPr="00AA0461">
              <w:rPr>
                <w:vertAlign w:val="superscript"/>
              </w:rPr>
              <w:t>-1</w:t>
            </w:r>
            <w:r w:rsidRPr="00AA0461">
              <w:t xml:space="preserve"> organic nitrogen applied as composted cattle manure the fall preceding the maize phase, and 32 kg ha</w:t>
            </w:r>
            <w:r w:rsidRPr="00AA0461">
              <w:rPr>
                <w:vertAlign w:val="superscript"/>
              </w:rPr>
              <w:t>-1</w:t>
            </w:r>
            <w:r w:rsidRPr="00AA0461">
              <w:t xml:space="preserve"> inorganic N applied at V6 side-dressing</w:t>
            </w:r>
          </w:p>
        </w:tc>
        <w:tc>
          <w:tcPr>
            <w:tcW w:w="3220" w:type="dxa"/>
            <w:tcBorders>
              <w:bottom w:val="single" w:sz="4" w:space="0" w:color="auto"/>
            </w:tcBorders>
            <w:shd w:val="clear" w:color="auto" w:fill="auto"/>
          </w:tcPr>
          <w:p w14:paraId="045099D4" w14:textId="77777777" w:rsidR="008C4354" w:rsidRPr="00EE38B8" w:rsidRDefault="008C4354" w:rsidP="000917CD">
            <w:pPr>
              <w:spacing w:line="480" w:lineRule="auto"/>
              <w:rPr>
                <w:color w:val="000000"/>
              </w:rPr>
            </w:pPr>
            <w:r w:rsidRPr="00EE38B8">
              <w:rPr>
                <w:color w:val="000000"/>
              </w:rPr>
              <w:t xml:space="preserve">Fall chisel plowing and spring </w:t>
            </w:r>
            <w:r>
              <w:rPr>
                <w:color w:val="000000"/>
              </w:rPr>
              <w:t>surface</w:t>
            </w:r>
            <w:r w:rsidRPr="00EE38B8">
              <w:rPr>
                <w:color w:val="000000"/>
              </w:rPr>
              <w:t xml:space="preserve"> cultivation preceding soybean planting, no tillage events preceding oat/alfalfa planting, fall moldboard plowing of the alfalfa crop followed by spring dis</w:t>
            </w:r>
            <w:r>
              <w:rPr>
                <w:color w:val="000000"/>
              </w:rPr>
              <w:t>k</w:t>
            </w:r>
            <w:r w:rsidRPr="00EE38B8">
              <w:rPr>
                <w:color w:val="000000"/>
              </w:rPr>
              <w:t xml:space="preserve">ing and </w:t>
            </w:r>
            <w:r>
              <w:rPr>
                <w:color w:val="000000"/>
              </w:rPr>
              <w:t>surface</w:t>
            </w:r>
            <w:r w:rsidRPr="00EE38B8">
              <w:rPr>
                <w:color w:val="000000"/>
              </w:rPr>
              <w:t xml:space="preserve"> cultivation preceding maize planting</w:t>
            </w:r>
          </w:p>
        </w:tc>
      </w:tr>
    </w:tbl>
    <w:p w14:paraId="55B66BFD" w14:textId="74EACAEA" w:rsidR="008C4354" w:rsidRDefault="008C4354" w:rsidP="008C4354">
      <w:pPr>
        <w:pStyle w:val="Body"/>
        <w:rPr>
          <w:color w:val="FF0000"/>
        </w:rPr>
      </w:pPr>
      <w:r w:rsidRPr="00FB328A">
        <w:lastRenderedPageBreak/>
        <w:t xml:space="preserve">Maize grain yield was measured </w:t>
      </w:r>
      <w:r>
        <w:t xml:space="preserve">in </w:t>
      </w:r>
      <w:r w:rsidRPr="00FB328A">
        <w:t>2013-2020, and additional measurements were taken in select years during that period</w:t>
      </w:r>
      <w:r w:rsidR="00CB207F">
        <w:t xml:space="preserve"> (Table 2)</w:t>
      </w:r>
      <w:r w:rsidRPr="00FB328A">
        <w:t xml:space="preserve">. </w:t>
      </w:r>
      <w:r w:rsidRPr="00EC13FD">
        <w:rPr>
          <w:color w:val="FF0000"/>
        </w:rPr>
        <w:t xml:space="preserve">Distinguishing newly added root biomass from root biomass from the previous year’s crops and weeds is difficult using visual sorting, and failure to address </w:t>
      </w:r>
      <w:r w:rsidR="00CB207F">
        <w:rPr>
          <w:color w:val="FF0000"/>
        </w:rPr>
        <w:t xml:space="preserve">these </w:t>
      </w:r>
      <w:r w:rsidRPr="00EC13FD">
        <w:rPr>
          <w:color w:val="FF0000"/>
        </w:rPr>
        <w:t xml:space="preserve">background levels </w:t>
      </w:r>
      <w:r w:rsidR="00CB207F">
        <w:rPr>
          <w:color w:val="FF0000"/>
        </w:rPr>
        <w:t xml:space="preserve">of roots </w:t>
      </w:r>
      <w:r w:rsidRPr="00EC13FD">
        <w:rPr>
          <w:color w:val="FF0000"/>
        </w:rPr>
        <w:t>can lead to overestimates</w:t>
      </w:r>
      <w:r w:rsidR="00CB207F">
        <w:rPr>
          <w:color w:val="FF0000"/>
        </w:rPr>
        <w:t xml:space="preserve"> of root mass</w:t>
      </w:r>
      <w:r w:rsidRPr="00EC13FD">
        <w:rPr>
          <w:color w:val="FF0000"/>
        </w:rPr>
        <w:t>, with the overestimate varying by cropping history (Hirte et al. 2017). T</w:t>
      </w:r>
      <w:r w:rsidR="00D36EA8">
        <w:rPr>
          <w:color w:val="FF0000"/>
        </w:rPr>
        <w:t>o address this issue, t</w:t>
      </w:r>
      <w:r w:rsidRPr="00EC13FD">
        <w:rPr>
          <w:color w:val="FF0000"/>
        </w:rPr>
        <w:t xml:space="preserve">he </w:t>
      </w:r>
      <w:r w:rsidR="00D36EA8">
        <w:rPr>
          <w:color w:val="FF0000"/>
        </w:rPr>
        <w:t xml:space="preserve">three </w:t>
      </w:r>
      <w:r w:rsidRPr="00EC13FD">
        <w:rPr>
          <w:color w:val="FF0000"/>
        </w:rPr>
        <w:t>main options currently available to field researchers</w:t>
      </w:r>
      <w:r w:rsidR="00D36EA8">
        <w:rPr>
          <w:color w:val="FF0000"/>
        </w:rPr>
        <w:t xml:space="preserve"> include</w:t>
      </w:r>
      <w:r w:rsidRPr="00EC13FD">
        <w:rPr>
          <w:color w:val="FF0000"/>
        </w:rPr>
        <w:t xml:space="preserve"> the use of isotopes, correction for background levels of </w:t>
      </w:r>
      <w:r w:rsidR="00D36EA8">
        <w:rPr>
          <w:color w:val="FF0000"/>
        </w:rPr>
        <w:t xml:space="preserve">root </w:t>
      </w:r>
      <w:r w:rsidRPr="00EC13FD">
        <w:rPr>
          <w:color w:val="FF0000"/>
        </w:rPr>
        <w:t xml:space="preserve">material by using a baseline measurement, or maintaining a crop- and weed-free area to track background levels throughout the season. We chose to take a ‘background’ sample shortly after the maize crop was planted, and therefore report the crop root biomass as a relative value: the difference between the estimated root biomass at peak crop biomass and the measured root biomass shortly after planting. If there was less root material present at the peak biomass sampling than at the baseline, the relative root biomass would therefore be negative. All other sampling details are presented in Table 2. </w:t>
      </w:r>
    </w:p>
    <w:p w14:paraId="3812820C" w14:textId="48694E77" w:rsidR="008C4354" w:rsidRDefault="008C4354" w:rsidP="008C4354">
      <w:pPr>
        <w:pStyle w:val="Heading2"/>
      </w:pPr>
      <w:r>
        <w:t>Statistical analysis</w:t>
      </w:r>
    </w:p>
    <w:p w14:paraId="085B3731" w14:textId="77777777" w:rsidR="008C4354" w:rsidRDefault="008C4354" w:rsidP="008C4354">
      <w:pPr>
        <w:pStyle w:val="Body"/>
      </w:pPr>
      <w:r>
        <w:t>S</w:t>
      </w:r>
      <w:r w:rsidRPr="009441FE">
        <w:t>tatistic</w:t>
      </w:r>
      <w:r>
        <w:t>al analyses</w:t>
      </w:r>
      <w:r w:rsidRPr="009441FE">
        <w:t xml:space="preserve"> were </w:t>
      </w:r>
      <w:r>
        <w:t>conducted</w:t>
      </w:r>
      <w:r w:rsidRPr="009441FE">
        <w:t xml:space="preserve"> using </w:t>
      </w:r>
      <w:r w:rsidRPr="006A081F">
        <w:rPr>
          <w:i/>
        </w:rPr>
        <w:t>R version 4.0.2</w:t>
      </w:r>
      <w:r w:rsidRPr="009441FE">
        <w:t xml:space="preserve"> (R Core Team, 2020) </w:t>
      </w:r>
      <w:r>
        <w:t>with</w:t>
      </w:r>
      <w:r w:rsidRPr="009441FE">
        <w:t xml:space="preserve"> the </w:t>
      </w:r>
      <w:r w:rsidRPr="009441FE">
        <w:rPr>
          <w:i/>
          <w:iCs/>
        </w:rPr>
        <w:t>tidyverse</w:t>
      </w:r>
      <w:r w:rsidRPr="009441FE">
        <w:t xml:space="preserve"> suite of </w:t>
      </w:r>
      <w:r w:rsidRPr="0040582E">
        <w:rPr>
          <w:color w:val="auto"/>
        </w:rPr>
        <w:t>packages (Wickham et al., 2019) or JMP Pro 15.0 (SAS Institute, Cary, North Carolina, USA). Additional</w:t>
      </w:r>
      <w:r>
        <w:t xml:space="preserve"> R packages were used for specific analyses as </w:t>
      </w:r>
      <w:r w:rsidRPr="00CB0268">
        <w:rPr>
          <w:color w:val="auto"/>
        </w:rPr>
        <w:t>described below. Significance for statistical tests was set at α=0.05 unless noted otherwise.</w:t>
      </w:r>
      <w:r w:rsidRPr="00CB0268">
        <w:t xml:space="preserve"> </w:t>
      </w:r>
      <w:r>
        <w:t>In all cases s</w:t>
      </w:r>
      <w:r w:rsidRPr="009441FE">
        <w:t>everal models were fit and compared using Akaike’s Information Criteria (AIC; Kuha, 2004)</w:t>
      </w:r>
      <w:r>
        <w:t xml:space="preserve"> and residual plots, but only the model chosen as providing the best fit is reported</w:t>
      </w:r>
      <w:r w:rsidRPr="009441FE">
        <w:t>.</w:t>
      </w:r>
    </w:p>
    <w:p w14:paraId="0AF3FFFA" w14:textId="6F5C59EC" w:rsidR="008C4354" w:rsidRDefault="008C4354" w:rsidP="008C4354">
      <w:pPr>
        <w:pStyle w:val="Heading2"/>
      </w:pPr>
      <w:r>
        <w:t>Grain yields, harvest indices, grain weights, root-to-shoot ratios</w:t>
      </w:r>
    </w:p>
    <w:p w14:paraId="13D537F7" w14:textId="77777777" w:rsidR="008C4354" w:rsidRDefault="008C4354" w:rsidP="008C4354">
      <w:pPr>
        <w:pStyle w:val="Body"/>
        <w:rPr>
          <w:color w:val="auto"/>
        </w:rPr>
      </w:pPr>
      <w:r w:rsidRPr="00DC3EAE">
        <w:rPr>
          <w:color w:val="auto"/>
        </w:rPr>
        <w:t xml:space="preserve">The effect of rotation treatment (simple, complex) on maize grain yields was assessed using a linear mixed effects model with rotation, year-factor, and their interaction as fixed </w:t>
      </w:r>
      <w:r w:rsidRPr="00DC3EAE">
        <w:rPr>
          <w:color w:val="auto"/>
        </w:rPr>
        <w:lastRenderedPageBreak/>
        <w:t xml:space="preserve">effects, and block nested within a year-factor as a random intercept using R package </w:t>
      </w:r>
      <w:r w:rsidRPr="00DC3EAE">
        <w:rPr>
          <w:i/>
          <w:iCs/>
          <w:color w:val="auto"/>
        </w:rPr>
        <w:t>lme4</w:t>
      </w:r>
      <w:r w:rsidRPr="00DC3EAE">
        <w:rPr>
          <w:color w:val="auto"/>
        </w:rPr>
        <w:t xml:space="preserve"> (Bates et al., 2015).  The R packages </w:t>
      </w:r>
      <w:r w:rsidRPr="00DC3EAE">
        <w:rPr>
          <w:i/>
          <w:iCs/>
          <w:color w:val="auto"/>
        </w:rPr>
        <w:t>emmeans</w:t>
      </w:r>
      <w:r w:rsidRPr="00DC3EAE">
        <w:rPr>
          <w:color w:val="auto"/>
        </w:rPr>
        <w:t xml:space="preserve"> (Lenth et al., 2018) and </w:t>
      </w:r>
      <w:r w:rsidRPr="00DC3EAE">
        <w:rPr>
          <w:i/>
          <w:iCs/>
          <w:color w:val="auto"/>
        </w:rPr>
        <w:t>lmerTest</w:t>
      </w:r>
      <w:r w:rsidRPr="00DC3EAE">
        <w:rPr>
          <w:color w:val="auto"/>
        </w:rPr>
        <w:t xml:space="preserve"> (Kuznetsova et al., 2017) were used for comparisons and statistical summaries of the model, using a Tukey adjustment for multiple comparisons.</w:t>
      </w:r>
    </w:p>
    <w:p w14:paraId="123E8425" w14:textId="77777777" w:rsidR="00D819A2" w:rsidRDefault="00D819A2" w:rsidP="00D819A2">
      <w:pPr>
        <w:pStyle w:val="Body"/>
      </w:pPr>
      <w:r w:rsidRPr="009441FE">
        <w:t>Differences in harvest indices</w:t>
      </w:r>
      <w:r>
        <w:t xml:space="preserve">, </w:t>
      </w:r>
      <w:r w:rsidRPr="009441FE">
        <w:t>500-grain weights</w:t>
      </w:r>
      <w:r>
        <w:t>, and the root-to-shoot ratios</w:t>
      </w:r>
      <w:r w:rsidRPr="009441FE">
        <w:t xml:space="preserve"> were assessed using a </w:t>
      </w:r>
      <w:r>
        <w:t xml:space="preserve">linear </w:t>
      </w:r>
      <w:r w:rsidRPr="009441FE">
        <w:t xml:space="preserve">mixed effects model with rotation, a year-factor, </w:t>
      </w:r>
      <w:r>
        <w:t xml:space="preserve">and </w:t>
      </w:r>
      <w:r w:rsidRPr="009441FE">
        <w:t xml:space="preserve">their interaction as fixed effects and a random </w:t>
      </w:r>
      <w:r>
        <w:t xml:space="preserve">block </w:t>
      </w:r>
      <w:r w:rsidRPr="009441FE">
        <w:t>intercept</w:t>
      </w:r>
      <w:r>
        <w:t>, with a Tukey adjustment for multiple comparisons</w:t>
      </w:r>
      <w:r w:rsidRPr="009441FE">
        <w:t>.</w:t>
      </w:r>
    </w:p>
    <w:p w14:paraId="03602AC1" w14:textId="77777777" w:rsidR="00D819A2" w:rsidRPr="006A081F" w:rsidRDefault="00D819A2" w:rsidP="00D819A2">
      <w:pPr>
        <w:pStyle w:val="Heading2"/>
      </w:pPr>
      <w:r w:rsidRPr="006A081F">
        <w:t>Rooting depth</w:t>
      </w:r>
    </w:p>
    <w:p w14:paraId="1B54E124" w14:textId="77777777" w:rsidR="00D819A2" w:rsidRPr="006A081F" w:rsidRDefault="00D819A2" w:rsidP="00D819A2">
      <w:pPr>
        <w:pStyle w:val="Body"/>
      </w:pPr>
      <w:r w:rsidRPr="006A081F">
        <w:t>We model</w:t>
      </w:r>
      <w:r>
        <w:t>ed</w:t>
      </w:r>
      <w:r w:rsidRPr="006A081F">
        <w:t xml:space="preserve"> rooting depth as a function of the cumulative maize growing-degree-days (GDDs) accrued since planting (base temperature 10⁰C, maximum temperature 30⁰C) to facilitate comparisons between years. </w:t>
      </w:r>
      <w:r>
        <w:t xml:space="preserve">Non-linear models were fit using the R package </w:t>
      </w:r>
      <w:r w:rsidRPr="009441FE">
        <w:rPr>
          <w:i/>
          <w:iCs/>
        </w:rPr>
        <w:t>nlraa</w:t>
      </w:r>
      <w:r w:rsidRPr="009441FE">
        <w:t xml:space="preserve"> package (Miguez, 2021).</w:t>
      </w:r>
      <w:r>
        <w:t xml:space="preserve"> </w:t>
      </w:r>
      <w:r w:rsidRPr="006A081F">
        <w:t xml:space="preserve">We tried several non-linear models fit to both the raw data and </w:t>
      </w:r>
      <w:r>
        <w:t>the</w:t>
      </w:r>
      <w:r w:rsidRPr="006A081F">
        <w:t xml:space="preserve"> data filtered to remove measurements taken after the season’s maximum depth had been reached (</w:t>
      </w:r>
      <w:r w:rsidRPr="007B66B8">
        <w:t>Figure S6-1</w:t>
      </w:r>
      <w:r w:rsidRPr="006A081F">
        <w:t xml:space="preserve">). We found a three-parameter logistic curve (Archontoulis et al., 2015) fit to the filtered data produced the best fit according to AIC and inspection of residuals:  </w:t>
      </w:r>
    </w:p>
    <w:p w14:paraId="224DF04E" w14:textId="77777777" w:rsidR="00D819A2" w:rsidRPr="006A081F" w:rsidRDefault="00D819A2" w:rsidP="00D819A2">
      <w:pPr>
        <w:pStyle w:val="Body"/>
      </w:pPr>
      <w:r w:rsidRPr="006A081F">
        <w:t>Eqn. 1</w:t>
      </w:r>
      <w:r w:rsidRPr="006A081F">
        <w:tab/>
      </w:r>
      <w:r w:rsidRPr="006A081F">
        <w:tab/>
      </w:r>
      <w:r w:rsidRPr="006A081F">
        <w:tab/>
      </w:r>
      <w:r w:rsidRPr="006A081F">
        <w:tab/>
      </w:r>
      <m:oMath>
        <m:r>
          <w:rPr>
            <w:rFonts w:ascii="Cambria Math" w:hAnsi="Cambria Math"/>
          </w:rPr>
          <m:t xml:space="preserve">rootdepth(GDD)= </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sym</m:t>
                </m:r>
              </m:sub>
            </m:sSub>
          </m:num>
          <m:den>
            <m:r>
              <w:rPr>
                <w:rFonts w:ascii="Cambria Math" w:hAnsi="Cambria Math"/>
              </w:rPr>
              <m:t>(1+</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mid</m:t>
                                </m:r>
                              </m:sub>
                            </m:sSub>
                            <m:r>
                              <w:rPr>
                                <w:rFonts w:ascii="Cambria Math" w:hAnsi="Cambria Math"/>
                              </w:rPr>
                              <m:t>-GDD</m:t>
                            </m:r>
                          </m:e>
                        </m:d>
                      </m:num>
                      <m:den>
                        <m:r>
                          <w:rPr>
                            <w:rFonts w:ascii="Cambria Math" w:hAnsi="Cambria Math"/>
                          </w:rPr>
                          <m:t>scal</m:t>
                        </m:r>
                      </m:den>
                    </m:f>
                  </m:e>
                </m:d>
              </m:e>
            </m:func>
            <m:r>
              <w:rPr>
                <w:rFonts w:ascii="Cambria Math" w:hAnsi="Cambria Math"/>
              </w:rPr>
              <m:t>)</m:t>
            </m:r>
          </m:den>
        </m:f>
      </m:oMath>
    </w:p>
    <w:p w14:paraId="36EC7478" w14:textId="5083B723" w:rsidR="008C4354" w:rsidRDefault="00D819A2" w:rsidP="00D819A2">
      <w:pPr>
        <w:pStyle w:val="Body"/>
        <w:ind w:firstLine="0"/>
      </w:pPr>
      <w:r>
        <w:t>w</w:t>
      </w:r>
      <w:r w:rsidRPr="006A081F">
        <w:t xml:space="preserve">here </w:t>
      </w:r>
      <w:r w:rsidRPr="006A081F">
        <w:rPr>
          <w:i/>
          <w:iCs/>
        </w:rPr>
        <w:t>rootdepth(GDD)</w:t>
      </w:r>
      <w:r w:rsidRPr="006A081F">
        <w:t xml:space="preserve"> is the maximum rooting depth at a given cumulative GDD after planting and </w:t>
      </w:r>
      <w:r w:rsidRPr="006A081F">
        <w:rPr>
          <w:i/>
          <w:iCs/>
        </w:rPr>
        <w:t>A</w:t>
      </w:r>
      <w:r w:rsidRPr="006A081F">
        <w:rPr>
          <w:i/>
          <w:iCs/>
          <w:vertAlign w:val="subscript"/>
        </w:rPr>
        <w:t>sym</w:t>
      </w:r>
      <w:r w:rsidRPr="006A081F">
        <w:t xml:space="preserve">, </w:t>
      </w:r>
      <w:r w:rsidRPr="006A081F">
        <w:rPr>
          <w:i/>
          <w:iCs/>
        </w:rPr>
        <w:t>x</w:t>
      </w:r>
      <w:r w:rsidRPr="006A081F">
        <w:rPr>
          <w:i/>
          <w:iCs/>
          <w:vertAlign w:val="subscript"/>
        </w:rPr>
        <w:t>mid</w:t>
      </w:r>
      <w:r w:rsidRPr="006A081F">
        <w:t xml:space="preserve">, and </w:t>
      </w:r>
      <w:r w:rsidRPr="006A081F">
        <w:rPr>
          <w:i/>
          <w:iCs/>
        </w:rPr>
        <w:t>scal</w:t>
      </w:r>
      <w:r w:rsidRPr="006A081F">
        <w:t xml:space="preserve"> are estimated parameters. </w:t>
      </w:r>
      <w:r w:rsidRPr="006A081F">
        <w:rPr>
          <w:i/>
          <w:iCs/>
        </w:rPr>
        <w:t>A</w:t>
      </w:r>
      <w:r w:rsidRPr="006A081F">
        <w:rPr>
          <w:i/>
          <w:iCs/>
          <w:vertAlign w:val="subscript"/>
        </w:rPr>
        <w:t>sym</w:t>
      </w:r>
      <w:r w:rsidRPr="006A081F">
        <w:t xml:space="preserve"> represents the maximum rooting depth achieved, </w:t>
      </w:r>
      <w:r w:rsidRPr="006A081F">
        <w:rPr>
          <w:i/>
          <w:iCs/>
        </w:rPr>
        <w:t>x</w:t>
      </w:r>
      <w:r w:rsidRPr="006A081F">
        <w:rPr>
          <w:i/>
          <w:iCs/>
          <w:vertAlign w:val="subscript"/>
        </w:rPr>
        <w:t>mid</w:t>
      </w:r>
      <w:r w:rsidRPr="006A081F">
        <w:t xml:space="preserve"> represents the cumulative GDD value at which half of the maximum rooting depth </w:t>
      </w:r>
      <w:r>
        <w:t>wa</w:t>
      </w:r>
      <w:r w:rsidRPr="006A081F">
        <w:t xml:space="preserve">s achieved, and </w:t>
      </w:r>
      <w:r w:rsidRPr="00D30C46">
        <w:rPr>
          <w:i/>
          <w:iCs/>
        </w:rPr>
        <w:t>scal</w:t>
      </w:r>
      <w:r w:rsidRPr="006A081F">
        <w:t xml:space="preserve"> describes the steepness of the curve (Miguez et al., 2018). We found the best model fit incorporat</w:t>
      </w:r>
      <w:r>
        <w:t>ed</w:t>
      </w:r>
      <w:r w:rsidRPr="006A081F">
        <w:t xml:space="preserve"> a fixed effect of rotation on </w:t>
      </w:r>
      <w:r w:rsidRPr="006A081F">
        <w:rPr>
          <w:i/>
          <w:iCs/>
        </w:rPr>
        <w:t>A</w:t>
      </w:r>
      <w:r w:rsidRPr="006A081F">
        <w:rPr>
          <w:i/>
          <w:iCs/>
          <w:vertAlign w:val="subscript"/>
        </w:rPr>
        <w:t>sym</w:t>
      </w:r>
      <w:r w:rsidRPr="006A081F">
        <w:t xml:space="preserve">, </w:t>
      </w:r>
      <w:r w:rsidRPr="006A081F">
        <w:rPr>
          <w:i/>
          <w:iCs/>
        </w:rPr>
        <w:t>scal</w:t>
      </w:r>
      <w:r w:rsidRPr="006A081F">
        <w:t xml:space="preserve">, and </w:t>
      </w:r>
      <w:r w:rsidRPr="006A081F">
        <w:rPr>
          <w:i/>
          <w:iCs/>
        </w:rPr>
        <w:t>x</w:t>
      </w:r>
      <w:r w:rsidRPr="006A081F">
        <w:rPr>
          <w:i/>
          <w:iCs/>
          <w:vertAlign w:val="subscript"/>
        </w:rPr>
        <w:t>mid</w:t>
      </w:r>
      <w:r w:rsidRPr="006A081F">
        <w:t xml:space="preserve">; a random effect of a year-factor on </w:t>
      </w:r>
      <w:r w:rsidRPr="006A081F">
        <w:rPr>
          <w:i/>
          <w:iCs/>
        </w:rPr>
        <w:t>A</w:t>
      </w:r>
      <w:r w:rsidRPr="006A081F">
        <w:rPr>
          <w:i/>
          <w:iCs/>
          <w:vertAlign w:val="subscript"/>
        </w:rPr>
        <w:t>sym</w:t>
      </w:r>
      <w:r w:rsidRPr="006A081F">
        <w:t xml:space="preserve">, </w:t>
      </w:r>
      <w:r w:rsidRPr="006A081F">
        <w:rPr>
          <w:i/>
          <w:iCs/>
        </w:rPr>
        <w:t>x</w:t>
      </w:r>
      <w:r w:rsidRPr="006A081F">
        <w:rPr>
          <w:i/>
          <w:iCs/>
          <w:vertAlign w:val="subscript"/>
        </w:rPr>
        <w:t>mid</w:t>
      </w:r>
      <w:r w:rsidRPr="006A081F">
        <w:t xml:space="preserve">, and </w:t>
      </w:r>
      <w:r w:rsidRPr="006A081F">
        <w:rPr>
          <w:i/>
          <w:iCs/>
        </w:rPr>
        <w:t>scal</w:t>
      </w:r>
      <w:r>
        <w:t>;</w:t>
      </w:r>
      <w:r w:rsidRPr="006A081F">
        <w:t xml:space="preserve"> a random effect of block on </w:t>
      </w:r>
      <w:r w:rsidRPr="006A081F">
        <w:rPr>
          <w:i/>
          <w:iCs/>
        </w:rPr>
        <w:t>A</w:t>
      </w:r>
      <w:r w:rsidRPr="006A081F">
        <w:rPr>
          <w:i/>
          <w:iCs/>
          <w:vertAlign w:val="subscript"/>
        </w:rPr>
        <w:t>sym</w:t>
      </w:r>
      <w:r w:rsidRPr="006A081F">
        <w:t xml:space="preserve">; and a power variance structure. </w:t>
      </w:r>
    </w:p>
    <w:p w14:paraId="283CE483" w14:textId="77777777" w:rsidR="008C4354" w:rsidRDefault="008C4354" w:rsidP="008C4354">
      <w:pPr>
        <w:spacing w:line="480" w:lineRule="auto"/>
        <w:jc w:val="center"/>
        <w:rPr>
          <w:b/>
          <w:sz w:val="20"/>
          <w:szCs w:val="20"/>
        </w:rPr>
        <w:sectPr w:rsidR="008C4354" w:rsidSect="005071B4">
          <w:pgSz w:w="12240" w:h="15840"/>
          <w:pgMar w:top="1440" w:right="1440" w:bottom="1440" w:left="1440" w:header="720" w:footer="720" w:gutter="0"/>
          <w:cols w:space="720"/>
          <w:docGrid w:linePitch="360"/>
        </w:sectPr>
      </w:pPr>
    </w:p>
    <w:p w14:paraId="43173521" w14:textId="77777777" w:rsidR="008C4354" w:rsidRDefault="008C4354" w:rsidP="008C4354">
      <w:pPr>
        <w:pStyle w:val="CaptionSpecAPA"/>
        <w:spacing w:line="480" w:lineRule="auto"/>
      </w:pPr>
      <w:bookmarkStart w:id="4" w:name="_Ref79573569"/>
      <w:bookmarkStart w:id="5" w:name="_Toc83115573"/>
      <w:r>
        <w:lastRenderedPageBreak/>
        <w:t>Table 2</w:t>
      </w:r>
      <w:bookmarkEnd w:id="4"/>
      <w:r>
        <w:t xml:space="preserve"> Summary of measurements used for this study</w:t>
      </w:r>
      <w:bookmarkEnd w:id="5"/>
    </w:p>
    <w:tbl>
      <w:tblPr>
        <w:tblW w:w="12780" w:type="dxa"/>
        <w:tblInd w:w="108" w:type="dxa"/>
        <w:tblLook w:val="04A0" w:firstRow="1" w:lastRow="0" w:firstColumn="1" w:lastColumn="0" w:noHBand="0" w:noVBand="1"/>
      </w:tblPr>
      <w:tblGrid>
        <w:gridCol w:w="1782"/>
        <w:gridCol w:w="1710"/>
        <w:gridCol w:w="9288"/>
      </w:tblGrid>
      <w:tr w:rsidR="008C4354" w:rsidRPr="00EE38B8" w14:paraId="258FDECE" w14:textId="77777777" w:rsidTr="000917CD">
        <w:trPr>
          <w:cantSplit/>
          <w:trHeight w:val="143"/>
        </w:trPr>
        <w:tc>
          <w:tcPr>
            <w:tcW w:w="1782" w:type="dxa"/>
            <w:tcBorders>
              <w:top w:val="single" w:sz="4" w:space="0" w:color="auto"/>
              <w:bottom w:val="single" w:sz="4" w:space="0" w:color="auto"/>
            </w:tcBorders>
            <w:shd w:val="clear" w:color="auto" w:fill="auto"/>
            <w:vAlign w:val="center"/>
          </w:tcPr>
          <w:p w14:paraId="6C5E0E06" w14:textId="77777777" w:rsidR="008C4354" w:rsidRPr="00EE38B8" w:rsidRDefault="008C4354" w:rsidP="008C4354">
            <w:pPr>
              <w:spacing w:before="0" w:after="0"/>
              <w:rPr>
                <w:b/>
              </w:rPr>
            </w:pPr>
            <w:r w:rsidRPr="00EE38B8">
              <w:rPr>
                <w:b/>
              </w:rPr>
              <w:t>Measurement</w:t>
            </w:r>
          </w:p>
        </w:tc>
        <w:tc>
          <w:tcPr>
            <w:tcW w:w="1710" w:type="dxa"/>
            <w:tcBorders>
              <w:top w:val="single" w:sz="4" w:space="0" w:color="auto"/>
              <w:bottom w:val="single" w:sz="4" w:space="0" w:color="auto"/>
            </w:tcBorders>
            <w:shd w:val="clear" w:color="auto" w:fill="auto"/>
            <w:vAlign w:val="center"/>
          </w:tcPr>
          <w:p w14:paraId="6F4CF09E" w14:textId="77777777" w:rsidR="008C4354" w:rsidRPr="00EE38B8" w:rsidRDefault="008C4354" w:rsidP="008C4354">
            <w:pPr>
              <w:spacing w:before="0" w:after="0"/>
              <w:rPr>
                <w:b/>
              </w:rPr>
            </w:pPr>
            <w:r w:rsidRPr="00EE38B8">
              <w:rPr>
                <w:b/>
              </w:rPr>
              <w:t>Years</w:t>
            </w:r>
          </w:p>
        </w:tc>
        <w:tc>
          <w:tcPr>
            <w:tcW w:w="9288" w:type="dxa"/>
            <w:tcBorders>
              <w:top w:val="single" w:sz="4" w:space="0" w:color="auto"/>
              <w:bottom w:val="single" w:sz="4" w:space="0" w:color="auto"/>
            </w:tcBorders>
            <w:shd w:val="clear" w:color="auto" w:fill="auto"/>
            <w:vAlign w:val="center"/>
          </w:tcPr>
          <w:p w14:paraId="75B7C1B9" w14:textId="77777777" w:rsidR="008C4354" w:rsidRPr="00EE38B8" w:rsidRDefault="008C4354" w:rsidP="008C4354">
            <w:pPr>
              <w:spacing w:before="0" w:after="0"/>
              <w:rPr>
                <w:b/>
              </w:rPr>
            </w:pPr>
            <w:r w:rsidRPr="00EE38B8">
              <w:rPr>
                <w:b/>
              </w:rPr>
              <w:t>Description</w:t>
            </w:r>
          </w:p>
        </w:tc>
      </w:tr>
      <w:tr w:rsidR="008C4354" w:rsidRPr="00EE38B8" w14:paraId="6D5122F3" w14:textId="77777777" w:rsidTr="000917CD">
        <w:trPr>
          <w:cantSplit/>
          <w:trHeight w:val="845"/>
        </w:trPr>
        <w:tc>
          <w:tcPr>
            <w:tcW w:w="1782" w:type="dxa"/>
            <w:tcBorders>
              <w:top w:val="single" w:sz="4" w:space="0" w:color="auto"/>
            </w:tcBorders>
            <w:shd w:val="clear" w:color="auto" w:fill="auto"/>
          </w:tcPr>
          <w:p w14:paraId="1B633D69" w14:textId="77777777" w:rsidR="008C4354" w:rsidRPr="00EE38B8" w:rsidRDefault="008C4354" w:rsidP="008C4354">
            <w:pPr>
              <w:spacing w:before="0" w:after="0"/>
              <w:ind w:left="144" w:hanging="144"/>
              <w:rPr>
                <w:sz w:val="20"/>
              </w:rPr>
            </w:pPr>
            <w:r w:rsidRPr="00EE38B8">
              <w:rPr>
                <w:sz w:val="20"/>
              </w:rPr>
              <w:t>Maize grain yield</w:t>
            </w:r>
          </w:p>
        </w:tc>
        <w:tc>
          <w:tcPr>
            <w:tcW w:w="1710" w:type="dxa"/>
            <w:tcBorders>
              <w:top w:val="single" w:sz="4" w:space="0" w:color="auto"/>
            </w:tcBorders>
            <w:shd w:val="clear" w:color="auto" w:fill="auto"/>
          </w:tcPr>
          <w:p w14:paraId="49379DF1" w14:textId="77777777" w:rsidR="008C4354" w:rsidRPr="00EE38B8" w:rsidRDefault="008C4354" w:rsidP="008C4354">
            <w:pPr>
              <w:spacing w:before="0" w:after="0"/>
              <w:rPr>
                <w:sz w:val="20"/>
              </w:rPr>
            </w:pPr>
            <w:r w:rsidRPr="00EE38B8">
              <w:rPr>
                <w:sz w:val="20"/>
              </w:rPr>
              <w:t>2013-2020</w:t>
            </w:r>
          </w:p>
        </w:tc>
        <w:tc>
          <w:tcPr>
            <w:tcW w:w="9288" w:type="dxa"/>
            <w:tcBorders>
              <w:top w:val="single" w:sz="4" w:space="0" w:color="auto"/>
            </w:tcBorders>
            <w:shd w:val="clear" w:color="auto" w:fill="auto"/>
          </w:tcPr>
          <w:p w14:paraId="75B2F440" w14:textId="77777777" w:rsidR="008C4354" w:rsidRPr="00EE38B8" w:rsidRDefault="008C4354" w:rsidP="008C4354">
            <w:pPr>
              <w:spacing w:before="0" w:after="0"/>
              <w:rPr>
                <w:sz w:val="20"/>
              </w:rPr>
            </w:pPr>
            <w:r w:rsidRPr="00EE38B8">
              <w:rPr>
                <w:sz w:val="20"/>
              </w:rPr>
              <w:t xml:space="preserve">Maize grain yield was determined using a 6-row combine equipped with a yield monitor and moisture meter. Sampling areas for yield were the middle rows of the plots, approximately 4.6 m x 84 m. All yields are reported on a dry weight basis. </w:t>
            </w:r>
          </w:p>
        </w:tc>
      </w:tr>
      <w:tr w:rsidR="008C4354" w:rsidRPr="00EE38B8" w14:paraId="0DE4D4A2" w14:textId="77777777" w:rsidTr="000917CD">
        <w:trPr>
          <w:cantSplit/>
          <w:trHeight w:val="927"/>
        </w:trPr>
        <w:tc>
          <w:tcPr>
            <w:tcW w:w="1782" w:type="dxa"/>
            <w:shd w:val="clear" w:color="auto" w:fill="auto"/>
          </w:tcPr>
          <w:p w14:paraId="5CB6AD1A" w14:textId="77777777" w:rsidR="008C4354" w:rsidRPr="00EE38B8" w:rsidRDefault="008C4354" w:rsidP="008C4354">
            <w:pPr>
              <w:spacing w:before="0" w:after="0"/>
              <w:ind w:left="144" w:hanging="144"/>
              <w:rPr>
                <w:sz w:val="20"/>
              </w:rPr>
            </w:pPr>
            <w:r w:rsidRPr="00EE38B8">
              <w:rPr>
                <w:sz w:val="20"/>
              </w:rPr>
              <w:t>Maize above-ground biomass</w:t>
            </w:r>
          </w:p>
        </w:tc>
        <w:tc>
          <w:tcPr>
            <w:tcW w:w="1710" w:type="dxa"/>
            <w:shd w:val="clear" w:color="auto" w:fill="auto"/>
          </w:tcPr>
          <w:p w14:paraId="671B9CC7" w14:textId="77777777" w:rsidR="008C4354" w:rsidRPr="00EE38B8" w:rsidRDefault="008C4354" w:rsidP="008C4354">
            <w:pPr>
              <w:spacing w:before="0" w:after="0"/>
              <w:rPr>
                <w:sz w:val="20"/>
              </w:rPr>
            </w:pPr>
            <w:r w:rsidRPr="00EE38B8">
              <w:rPr>
                <w:sz w:val="20"/>
              </w:rPr>
              <w:t>2013, 2014, 2018, 2019, 2020</w:t>
            </w:r>
          </w:p>
        </w:tc>
        <w:tc>
          <w:tcPr>
            <w:tcW w:w="9288" w:type="dxa"/>
            <w:shd w:val="clear" w:color="auto" w:fill="auto"/>
          </w:tcPr>
          <w:p w14:paraId="295A726F" w14:textId="77777777" w:rsidR="008C4354" w:rsidRPr="00EE38B8" w:rsidRDefault="008C4354" w:rsidP="008C4354">
            <w:pPr>
              <w:spacing w:before="0" w:after="0"/>
              <w:rPr>
                <w:sz w:val="20"/>
              </w:rPr>
            </w:pPr>
            <w:r w:rsidRPr="00EE38B8">
              <w:rPr>
                <w:sz w:val="20"/>
              </w:rPr>
              <w:t>Maize above-ground biomass was measured</w:t>
            </w:r>
            <w:r>
              <w:rPr>
                <w:sz w:val="20"/>
              </w:rPr>
              <w:t xml:space="preserve"> approximately every two weeks </w:t>
            </w:r>
            <w:r w:rsidRPr="00EE38B8">
              <w:rPr>
                <w:sz w:val="20"/>
              </w:rPr>
              <w:t>throughout the season. Eight plants were cut at ground level, separated into leaf, stem, and reproductive components, dried at 60</w:t>
            </w:r>
            <w:r w:rsidRPr="00EE38B8">
              <w:rPr>
                <w:rFonts w:cs="Calibri"/>
                <w:sz w:val="20"/>
              </w:rPr>
              <w:t>⁰</w:t>
            </w:r>
            <w:r w:rsidRPr="00EE38B8">
              <w:rPr>
                <w:sz w:val="20"/>
              </w:rPr>
              <w:t xml:space="preserve">C for at least 72 hours, then weighed. </w:t>
            </w:r>
          </w:p>
        </w:tc>
      </w:tr>
      <w:tr w:rsidR="008C4354" w:rsidRPr="00EE38B8" w14:paraId="4C0A40CB" w14:textId="77777777" w:rsidTr="000917CD">
        <w:trPr>
          <w:cantSplit/>
          <w:trHeight w:val="1710"/>
        </w:trPr>
        <w:tc>
          <w:tcPr>
            <w:tcW w:w="1782" w:type="dxa"/>
            <w:shd w:val="clear" w:color="auto" w:fill="auto"/>
          </w:tcPr>
          <w:p w14:paraId="1EBE0932" w14:textId="77777777" w:rsidR="008C4354" w:rsidRPr="00EE38B8" w:rsidRDefault="008C4354" w:rsidP="008C4354">
            <w:pPr>
              <w:spacing w:before="0" w:after="0"/>
              <w:ind w:left="144" w:hanging="144"/>
              <w:rPr>
                <w:sz w:val="20"/>
              </w:rPr>
            </w:pPr>
            <w:r w:rsidRPr="00EE38B8">
              <w:rPr>
                <w:sz w:val="20"/>
              </w:rPr>
              <w:t>Maize maximum rooting depth</w:t>
            </w:r>
          </w:p>
        </w:tc>
        <w:tc>
          <w:tcPr>
            <w:tcW w:w="1710" w:type="dxa"/>
            <w:shd w:val="clear" w:color="auto" w:fill="auto"/>
          </w:tcPr>
          <w:p w14:paraId="7B737B6F" w14:textId="77777777" w:rsidR="008C4354" w:rsidRPr="00EE38B8" w:rsidRDefault="008C4354" w:rsidP="008C4354">
            <w:pPr>
              <w:spacing w:before="0" w:after="0"/>
              <w:rPr>
                <w:sz w:val="20"/>
              </w:rPr>
            </w:pPr>
            <w:r w:rsidRPr="00EE38B8">
              <w:rPr>
                <w:sz w:val="20"/>
              </w:rPr>
              <w:t>2018, 2019, 2020</w:t>
            </w:r>
          </w:p>
        </w:tc>
        <w:tc>
          <w:tcPr>
            <w:tcW w:w="9288" w:type="dxa"/>
            <w:shd w:val="clear" w:color="auto" w:fill="auto"/>
          </w:tcPr>
          <w:p w14:paraId="18533AFA" w14:textId="74FF2DA5" w:rsidR="008C4354" w:rsidRPr="00EE38B8" w:rsidRDefault="008C4354" w:rsidP="008C4354">
            <w:pPr>
              <w:spacing w:before="0" w:after="0"/>
              <w:rPr>
                <w:sz w:val="20"/>
              </w:rPr>
            </w:pPr>
            <w:r w:rsidRPr="00EE38B8">
              <w:rPr>
                <w:sz w:val="20"/>
              </w:rPr>
              <w:t>Maximum maize rooting depth was measured starting at 20, 23, and 41 days after planting in 2018, 2019, and 2020</w:t>
            </w:r>
            <w:r>
              <w:rPr>
                <w:sz w:val="20"/>
              </w:rPr>
              <w:t>,</w:t>
            </w:r>
            <w:r w:rsidRPr="00EE38B8">
              <w:rPr>
                <w:sz w:val="20"/>
              </w:rPr>
              <w:t xml:space="preserve"> respectively. Sampling was repeated approximately every 2 weeks until 84, 106, and 151 days after planting in 2018, 2019, and 2020, respectively. Maximum rooting depth was determined visually using the protocol of </w:t>
            </w:r>
            <w:r w:rsidRPr="00EE38B8">
              <w:rPr>
                <w:color w:val="000000"/>
                <w:sz w:val="20"/>
              </w:rPr>
              <w:t xml:space="preserve">Ordóñez et </w:t>
            </w:r>
            <w:r w:rsidRPr="00EE38B8">
              <w:rPr>
                <w:color w:val="000000"/>
                <w:sz w:val="20"/>
              </w:rPr>
              <w:t xml:space="preserve">al. </w:t>
            </w:r>
            <w:r>
              <w:rPr>
                <w:color w:val="000000"/>
                <w:sz w:val="20"/>
              </w:rPr>
              <w:t>(</w:t>
            </w:r>
            <w:r w:rsidRPr="00EE38B8">
              <w:rPr>
                <w:color w:val="000000"/>
                <w:sz w:val="20"/>
              </w:rPr>
              <w:t>2018</w:t>
            </w:r>
            <w:r>
              <w:rPr>
                <w:color w:val="000000"/>
                <w:sz w:val="20"/>
              </w:rPr>
              <w:t>)</w:t>
            </w:r>
            <w:r w:rsidRPr="00EE38B8">
              <w:rPr>
                <w:sz w:val="20"/>
              </w:rPr>
              <w:t xml:space="preserve">. A </w:t>
            </w:r>
            <w:r w:rsidRPr="00EE38B8">
              <w:rPr>
                <w:sz w:val="20"/>
              </w:rPr>
              <w:t xml:space="preserve">soil core was drawn with a 19-mm-diameter soil probe, white roots were identified, and their depth estimated to the nearest </w:t>
            </w:r>
            <w:r>
              <w:rPr>
                <w:sz w:val="20"/>
              </w:rPr>
              <w:t>cm</w:t>
            </w:r>
            <w:r w:rsidRPr="00EE38B8">
              <w:rPr>
                <w:sz w:val="20"/>
              </w:rPr>
              <w:t xml:space="preserve"> using a meter stick. Samples were repeatedly taken from the same core location until no white roots were identified in the core. Four cores were taken per plot at each sampling date.</w:t>
            </w:r>
          </w:p>
        </w:tc>
      </w:tr>
      <w:tr w:rsidR="008C4354" w:rsidRPr="00EE38B8" w14:paraId="302496E3" w14:textId="77777777" w:rsidTr="000917CD">
        <w:trPr>
          <w:cantSplit/>
          <w:trHeight w:val="900"/>
        </w:trPr>
        <w:tc>
          <w:tcPr>
            <w:tcW w:w="1782" w:type="dxa"/>
            <w:shd w:val="clear" w:color="auto" w:fill="auto"/>
          </w:tcPr>
          <w:p w14:paraId="40647986" w14:textId="77777777" w:rsidR="008C4354" w:rsidRPr="00EE38B8" w:rsidRDefault="008C4354" w:rsidP="008C4354">
            <w:pPr>
              <w:spacing w:before="0" w:after="0"/>
              <w:ind w:left="144" w:hanging="144"/>
              <w:rPr>
                <w:sz w:val="20"/>
              </w:rPr>
            </w:pPr>
            <w:r w:rsidRPr="00EE38B8">
              <w:rPr>
                <w:sz w:val="20"/>
              </w:rPr>
              <w:t>Soil moisture at 15 and 45 cm depths</w:t>
            </w:r>
          </w:p>
        </w:tc>
        <w:tc>
          <w:tcPr>
            <w:tcW w:w="1710" w:type="dxa"/>
            <w:shd w:val="clear" w:color="auto" w:fill="auto"/>
          </w:tcPr>
          <w:p w14:paraId="6996D1FC" w14:textId="77777777" w:rsidR="008C4354" w:rsidRPr="00EE38B8" w:rsidRDefault="008C4354" w:rsidP="008C4354">
            <w:pPr>
              <w:spacing w:before="0" w:after="0"/>
              <w:rPr>
                <w:sz w:val="20"/>
              </w:rPr>
            </w:pPr>
            <w:r w:rsidRPr="00EE38B8">
              <w:rPr>
                <w:sz w:val="20"/>
              </w:rPr>
              <w:t>2018, 2019</w:t>
            </w:r>
          </w:p>
        </w:tc>
        <w:tc>
          <w:tcPr>
            <w:tcW w:w="9288" w:type="dxa"/>
            <w:shd w:val="clear" w:color="auto" w:fill="auto"/>
          </w:tcPr>
          <w:p w14:paraId="5A029540" w14:textId="77777777" w:rsidR="008C4354" w:rsidRPr="00EE38B8" w:rsidRDefault="008C4354" w:rsidP="008C4354">
            <w:pPr>
              <w:spacing w:before="0" w:after="0"/>
              <w:rPr>
                <w:sz w:val="20"/>
              </w:rPr>
            </w:pPr>
            <w:r w:rsidRPr="00EE38B8">
              <w:rPr>
                <w:sz w:val="20"/>
              </w:rPr>
              <w:t xml:space="preserve">5TM soil moisture and temperature sensors (METER Group Inc., Pullman, WA, USA) were installed at two depths (15 and 45 cm) in each plot. Data were recorded hourly during the growing season using EM50 data loggers.  </w:t>
            </w:r>
          </w:p>
        </w:tc>
      </w:tr>
      <w:tr w:rsidR="008C4354" w:rsidRPr="00EE38B8" w14:paraId="438CAC17" w14:textId="77777777" w:rsidTr="000917CD">
        <w:trPr>
          <w:cantSplit/>
          <w:trHeight w:val="1053"/>
        </w:trPr>
        <w:tc>
          <w:tcPr>
            <w:tcW w:w="1782" w:type="dxa"/>
            <w:shd w:val="clear" w:color="auto" w:fill="auto"/>
          </w:tcPr>
          <w:p w14:paraId="06BD45C1" w14:textId="77777777" w:rsidR="008C4354" w:rsidRPr="00EE38B8" w:rsidRDefault="008C4354" w:rsidP="008C4354">
            <w:pPr>
              <w:spacing w:before="0" w:after="0"/>
              <w:ind w:left="144" w:hanging="144"/>
              <w:rPr>
                <w:sz w:val="20"/>
              </w:rPr>
            </w:pPr>
            <w:r w:rsidRPr="00EE38B8">
              <w:rPr>
                <w:sz w:val="20"/>
              </w:rPr>
              <w:t>Penetration resistance</w:t>
            </w:r>
          </w:p>
        </w:tc>
        <w:tc>
          <w:tcPr>
            <w:tcW w:w="1710" w:type="dxa"/>
            <w:shd w:val="clear" w:color="auto" w:fill="auto"/>
          </w:tcPr>
          <w:p w14:paraId="2629B4F0" w14:textId="77777777" w:rsidR="008C4354" w:rsidRPr="00EE38B8" w:rsidRDefault="008C4354" w:rsidP="008C4354">
            <w:pPr>
              <w:spacing w:before="0" w:after="0"/>
              <w:rPr>
                <w:sz w:val="20"/>
              </w:rPr>
            </w:pPr>
            <w:r w:rsidRPr="00EE38B8">
              <w:rPr>
                <w:sz w:val="20"/>
              </w:rPr>
              <w:t>2018, 2019</w:t>
            </w:r>
          </w:p>
        </w:tc>
        <w:tc>
          <w:tcPr>
            <w:tcW w:w="9288" w:type="dxa"/>
            <w:shd w:val="clear" w:color="auto" w:fill="auto"/>
          </w:tcPr>
          <w:p w14:paraId="290F1B07" w14:textId="77777777" w:rsidR="008C4354" w:rsidRPr="00EE38B8" w:rsidRDefault="008C4354" w:rsidP="008C4354">
            <w:pPr>
              <w:spacing w:before="0" w:after="0"/>
              <w:rPr>
                <w:sz w:val="20"/>
              </w:rPr>
            </w:pPr>
            <w:r w:rsidRPr="00EE38B8">
              <w:rPr>
                <w:sz w:val="20"/>
              </w:rPr>
              <w:t xml:space="preserve">Penetration resistance was measured using a FieldScout 900 Soil Compaction Meter (Spectrum Technologies, Inc., Aurora, IL, USA). Values were recorded every 2.54 cm to 45 cm depth immediately following planting and/or approximately 60 days after planting. Ten measurements were taken randomly throughout each plot. Measurements were taken after a saturating rain to avoid capturing differences due to soil moisture. </w:t>
            </w:r>
          </w:p>
        </w:tc>
      </w:tr>
      <w:tr w:rsidR="008C4354" w:rsidRPr="00EE38B8" w14:paraId="3A867FF3" w14:textId="77777777" w:rsidTr="000917CD">
        <w:trPr>
          <w:cantSplit/>
          <w:trHeight w:val="1197"/>
        </w:trPr>
        <w:tc>
          <w:tcPr>
            <w:tcW w:w="1782" w:type="dxa"/>
            <w:tcBorders>
              <w:bottom w:val="single" w:sz="4" w:space="0" w:color="auto"/>
            </w:tcBorders>
            <w:shd w:val="clear" w:color="auto" w:fill="auto"/>
          </w:tcPr>
          <w:p w14:paraId="06B2D250" w14:textId="77777777" w:rsidR="008C4354" w:rsidRPr="00EE38B8" w:rsidRDefault="008C4354" w:rsidP="008C4354">
            <w:pPr>
              <w:spacing w:before="0" w:after="0"/>
              <w:ind w:left="144" w:hanging="144"/>
              <w:rPr>
                <w:sz w:val="20"/>
              </w:rPr>
            </w:pPr>
            <w:r w:rsidRPr="00EE38B8">
              <w:rPr>
                <w:sz w:val="20"/>
              </w:rPr>
              <w:t>Maize root mass 0-60 cm</w:t>
            </w:r>
          </w:p>
        </w:tc>
        <w:tc>
          <w:tcPr>
            <w:tcW w:w="1710" w:type="dxa"/>
            <w:tcBorders>
              <w:bottom w:val="single" w:sz="4" w:space="0" w:color="auto"/>
            </w:tcBorders>
            <w:shd w:val="clear" w:color="auto" w:fill="auto"/>
          </w:tcPr>
          <w:p w14:paraId="153B0661" w14:textId="77777777" w:rsidR="008C4354" w:rsidRPr="00EE38B8" w:rsidRDefault="008C4354" w:rsidP="008C4354">
            <w:pPr>
              <w:spacing w:before="0" w:after="0"/>
              <w:rPr>
                <w:sz w:val="20"/>
              </w:rPr>
            </w:pPr>
            <w:r w:rsidRPr="00EE38B8">
              <w:rPr>
                <w:sz w:val="20"/>
              </w:rPr>
              <w:t>2019, 2020</w:t>
            </w:r>
          </w:p>
        </w:tc>
        <w:tc>
          <w:tcPr>
            <w:tcW w:w="9288" w:type="dxa"/>
            <w:tcBorders>
              <w:bottom w:val="single" w:sz="4" w:space="0" w:color="auto"/>
            </w:tcBorders>
            <w:shd w:val="clear" w:color="auto" w:fill="auto"/>
          </w:tcPr>
          <w:p w14:paraId="14707D60" w14:textId="7C86FB2A" w:rsidR="008C4354" w:rsidRPr="00EE38B8" w:rsidRDefault="008C4354" w:rsidP="008C4354">
            <w:pPr>
              <w:spacing w:before="0" w:after="0"/>
              <w:rPr>
                <w:sz w:val="20"/>
              </w:rPr>
            </w:pPr>
            <w:r w:rsidRPr="00EE38B8">
              <w:rPr>
                <w:sz w:val="20"/>
              </w:rPr>
              <w:t xml:space="preserve">Maize root mass to a soil depth of 60 cm was measured at 3 and 105 days after planting in 2019, and at 4 and 117 days after planting in 2020. Four soil samples per plot were drawn at a location 10 cm from maize rows in 15 cm depth increments using a 32-mm-diameter soil probe. Soil from each depth increment within a plot was composited and roots were recovered using a sequence of elutriation (washing), flotation, recovery from organic debris using tweezers and a stereo microscope, drying, and weighing </w:t>
            </w:r>
            <w:r w:rsidRPr="00EE38B8">
              <w:rPr>
                <w:color w:val="000000"/>
                <w:sz w:val="20"/>
              </w:rPr>
              <w:t>(Dietzel et al., 2017</w:t>
            </w:r>
            <w:r w:rsidRPr="00EE38B8">
              <w:rPr>
                <w:color w:val="000000"/>
                <w:sz w:val="20"/>
              </w:rPr>
              <w:t>)</w:t>
            </w:r>
            <w:r>
              <w:rPr>
                <w:color w:val="000000"/>
                <w:sz w:val="20"/>
              </w:rPr>
              <w:t>.</w:t>
            </w:r>
          </w:p>
        </w:tc>
      </w:tr>
    </w:tbl>
    <w:p w14:paraId="54E77055" w14:textId="77777777" w:rsidR="008C4354" w:rsidRDefault="008C4354" w:rsidP="008C4354">
      <w:pPr>
        <w:pStyle w:val="Body"/>
        <w:ind w:firstLine="0"/>
        <w:sectPr w:rsidR="008C4354" w:rsidSect="003D1F6F">
          <w:headerReference w:type="default" r:id="rId9"/>
          <w:type w:val="continuous"/>
          <w:pgSz w:w="15840" w:h="12240" w:orient="landscape"/>
          <w:pgMar w:top="1440" w:right="1440" w:bottom="1440" w:left="1440" w:header="720" w:footer="720" w:gutter="0"/>
          <w:cols w:space="720"/>
          <w:docGrid w:linePitch="360"/>
        </w:sectPr>
      </w:pPr>
    </w:p>
    <w:p w14:paraId="7AA2393A" w14:textId="77777777" w:rsidR="008C4354" w:rsidRPr="006A081F" w:rsidRDefault="008C4354" w:rsidP="008C4354">
      <w:pPr>
        <w:pStyle w:val="Heading2"/>
      </w:pPr>
      <w:r w:rsidRPr="006A081F">
        <w:lastRenderedPageBreak/>
        <w:t>Root mass</w:t>
      </w:r>
    </w:p>
    <w:p w14:paraId="3C7A6094" w14:textId="148CCC05" w:rsidR="008C4354" w:rsidRPr="009F79F3" w:rsidRDefault="008C4354" w:rsidP="008C4354">
      <w:pPr>
        <w:pStyle w:val="Body"/>
        <w:rPr>
          <w:color w:val="auto"/>
        </w:rPr>
      </w:pPr>
      <w:r w:rsidRPr="009F79F3">
        <w:rPr>
          <w:color w:val="auto"/>
        </w:rPr>
        <w:t>The Restricted Maximum Likelihood (REML) method for linear mixed effect models in JMP</w:t>
      </w:r>
      <w:r>
        <w:rPr>
          <w:color w:val="auto"/>
        </w:rPr>
        <w:t xml:space="preserve"> Pro 15.0</w:t>
      </w:r>
      <w:r w:rsidRPr="009F79F3">
        <w:rPr>
          <w:color w:val="auto"/>
        </w:rPr>
        <w:t xml:space="preserve"> was used to evaluate the effects of rotation treatment on maize root mass production within four soil depth increments (0-15 cm, 15-30 cm, 30-45 cm, and 45-60 cm). Maize root production was estimated as the change in root mass from the start of each growing season (3 days after planting (DAP) in 2019 and 4 DAP in 2020;</w:t>
      </w:r>
      <w:r w:rsidR="00D819A2">
        <w:rPr>
          <w:color w:val="auto"/>
        </w:rPr>
        <w:t xml:space="preserve"> Table 2</w:t>
      </w:r>
      <w:r w:rsidRPr="009F79F3">
        <w:rPr>
          <w:color w:val="auto"/>
        </w:rPr>
        <w:t xml:space="preserve">) and the last sampling date. Thus, the amount of root mass retained in the soil of each plot from the previous crops was used as a baseline for assessing subsequent changes in root mass during the maize growing season. Year, rotation system, soil depth, and date were treated as fixed factors, and block and its interactions with the fixed factors were treated as random </w:t>
      </w:r>
      <w:r>
        <w:rPr>
          <w:color w:val="auto"/>
        </w:rPr>
        <w:t>effects</w:t>
      </w:r>
      <w:r w:rsidRPr="009F79F3">
        <w:rPr>
          <w:color w:val="auto"/>
        </w:rPr>
        <w:t>. Sampling depth was nested within year and rotation.</w:t>
      </w:r>
    </w:p>
    <w:p w14:paraId="3DD7E701" w14:textId="77777777" w:rsidR="008C4354" w:rsidRPr="006A081F" w:rsidRDefault="008C4354" w:rsidP="008C4354">
      <w:pPr>
        <w:pStyle w:val="Heading2"/>
      </w:pPr>
      <w:r w:rsidRPr="006A081F">
        <w:t>Growth analysis</w:t>
      </w:r>
    </w:p>
    <w:p w14:paraId="1EC5F804" w14:textId="57677C1C" w:rsidR="008C4354" w:rsidRDefault="008C4354" w:rsidP="008C4354">
      <w:pPr>
        <w:pStyle w:val="Body"/>
      </w:pPr>
      <w:r>
        <w:t xml:space="preserve">We modeled above-ground biomass as a function of day-of-year using a three-parameter logistic curve (Eqn. 1), as it provided the best </w:t>
      </w:r>
      <w:r w:rsidRPr="00D819A2">
        <w:rPr>
          <w:color w:val="FF0000"/>
        </w:rPr>
        <w:t>fit</w:t>
      </w:r>
      <w:r w:rsidR="00D819A2" w:rsidRPr="00D819A2">
        <w:rPr>
          <w:color w:val="FF0000"/>
        </w:rPr>
        <w:t xml:space="preserve"> of all the non-linear models fit</w:t>
      </w:r>
      <w:r w:rsidRPr="00D819A2">
        <w:rPr>
          <w:color w:val="FF0000"/>
        </w:rPr>
        <w:t xml:space="preserve"> </w:t>
      </w:r>
      <w:r>
        <w:t xml:space="preserve">based on AIC criteria (Archontoulis and Miguez, 2013). A model using GDDs produced similar results, but we chose to report the model using calendar days for ease in interpretation. A separate model was fit </w:t>
      </w:r>
      <w:r w:rsidRPr="006A081F">
        <w:t>for each rotation in each year</w:t>
      </w:r>
      <w:r>
        <w:t xml:space="preserve"> to allow for derivatives to be taken for each rotation in each year. </w:t>
      </w:r>
      <w:r w:rsidRPr="006A081F">
        <w:t xml:space="preserve">The first- and second-order derivatives of the fitted equation were used as estimates of the absolute and relative growth rates, respectively. </w:t>
      </w:r>
      <w:r>
        <w:t xml:space="preserve">The effect of rotation on fitted parameters was assessed using the </w:t>
      </w:r>
      <w:r w:rsidRPr="0040582E">
        <w:rPr>
          <w:i/>
        </w:rPr>
        <w:t>confint</w:t>
      </w:r>
      <w:r>
        <w:t xml:space="preserve"> function of base R. </w:t>
      </w:r>
    </w:p>
    <w:p w14:paraId="2BC88573" w14:textId="77777777" w:rsidR="008C4354" w:rsidRDefault="008C4354" w:rsidP="008C4354">
      <w:pPr>
        <w:pStyle w:val="Heading2"/>
      </w:pPr>
      <w:r>
        <w:t>Root-to-shoot ratios</w:t>
      </w:r>
    </w:p>
    <w:p w14:paraId="46B45801" w14:textId="77777777" w:rsidR="008C4354" w:rsidRPr="00802682" w:rsidRDefault="008C4354" w:rsidP="008C4354">
      <w:pPr>
        <w:pStyle w:val="Body"/>
        <w:rPr>
          <w:color w:val="FF0000"/>
        </w:rPr>
      </w:pPr>
      <w:r w:rsidRPr="00802682">
        <w:rPr>
          <w:color w:val="FF0000"/>
        </w:rPr>
        <w:lastRenderedPageBreak/>
        <w:t xml:space="preserve">A root-to-shoot ratio for each experimental unit was estimated using the net root additions in the 0-60 cm soil profile and the maximum above-ground biomass as predicted by the growth analysis. In Iowa, roots in the 0-60 cm depth increment account for more than 90% of total root mass (Nichols et al. 2019), but will none-the-less provide an underestimate of the root-to-shoot ratio (Ordóñez et al. 2020). We therefore calculated the ratio to be interpreted as relative values, rather than absolute. </w:t>
      </w:r>
    </w:p>
    <w:p w14:paraId="0FA1064B" w14:textId="77777777" w:rsidR="008C4354" w:rsidRPr="006A081F" w:rsidRDefault="008C4354" w:rsidP="008C4354">
      <w:pPr>
        <w:pStyle w:val="Heading2"/>
      </w:pPr>
      <w:r w:rsidRPr="006A081F">
        <w:t>Penetration resistance</w:t>
      </w:r>
    </w:p>
    <w:p w14:paraId="2F7B1C40" w14:textId="77777777" w:rsidR="008C4354" w:rsidRPr="006A081F" w:rsidRDefault="008C4354" w:rsidP="008C4354">
      <w:pPr>
        <w:pStyle w:val="Body"/>
      </w:pPr>
      <w:r w:rsidRPr="006A081F">
        <w:t xml:space="preserve">Penetration resistance was statistically modelled separately for each year and date of sampling using a generalized additive mixed model with a fixed intercept effect of rotation treatment, a fixed ‘wiggle’ component of rotation treatment, </w:t>
      </w:r>
      <w:r>
        <w:t>five</w:t>
      </w:r>
      <w:r w:rsidRPr="006A081F">
        <w:t xml:space="preserve"> knots, and a random ‘wiggle’ effect of block. </w:t>
      </w:r>
      <w:r>
        <w:t xml:space="preserve">Generalized additive models can model highly non-linear relationships and are useful when the goal is to compare treatments rather than to create predictions. </w:t>
      </w:r>
      <w:r w:rsidRPr="006A081F">
        <w:t xml:space="preserve">The </w:t>
      </w:r>
      <w:r w:rsidRPr="006A081F">
        <w:rPr>
          <w:i/>
          <w:iCs/>
        </w:rPr>
        <w:t>gamm</w:t>
      </w:r>
      <w:r w:rsidRPr="006A081F">
        <w:t xml:space="preserve"> function of the R package </w:t>
      </w:r>
      <w:r w:rsidRPr="006A081F">
        <w:rPr>
          <w:i/>
          <w:iCs/>
        </w:rPr>
        <w:t xml:space="preserve">mgcv </w:t>
      </w:r>
      <w:r w:rsidRPr="006A081F">
        <w:rPr>
          <w:bCs/>
        </w:rPr>
        <w:t>(McCulloch and Neuhaus, 2005; Wood, 2011)</w:t>
      </w:r>
      <w:r w:rsidRPr="006A081F">
        <w:t xml:space="preserve"> was used, and the </w:t>
      </w:r>
      <w:r w:rsidRPr="006A081F">
        <w:rPr>
          <w:i/>
          <w:iCs/>
        </w:rPr>
        <w:t>emmeans</w:t>
      </w:r>
      <w:r w:rsidRPr="006A081F">
        <w:t xml:space="preserve"> package was used to assess pairwise comparison significance.  Models were fit using both the raw and square-root-transformed data</w:t>
      </w:r>
      <w:r>
        <w:t>. A</w:t>
      </w:r>
      <w:r w:rsidRPr="006A081F">
        <w:t xml:space="preserve">lthough the model on the transformed data produced a better fit according to inspection of residuals, statistical conclusions were not different in the two models so the results from the untransformed data are presented for ease in interpretation.  </w:t>
      </w:r>
    </w:p>
    <w:p w14:paraId="20F79526" w14:textId="77777777" w:rsidR="008C4354" w:rsidRPr="006A081F" w:rsidRDefault="008C4354" w:rsidP="008C4354">
      <w:pPr>
        <w:pStyle w:val="Heading2"/>
      </w:pPr>
      <w:r w:rsidRPr="006A081F">
        <w:t>Soil moisture</w:t>
      </w:r>
    </w:p>
    <w:p w14:paraId="55219ABC" w14:textId="77777777" w:rsidR="008C4354" w:rsidRPr="006A081F" w:rsidRDefault="008C4354" w:rsidP="008C4354">
      <w:pPr>
        <w:pStyle w:val="Body"/>
      </w:pPr>
      <w:r>
        <w:t>The hourly s</w:t>
      </w:r>
      <w:r w:rsidRPr="006A081F">
        <w:t xml:space="preserve">oil moisture data </w:t>
      </w:r>
      <w:r>
        <w:t>were</w:t>
      </w:r>
      <w:r w:rsidRPr="006A081F">
        <w:t xml:space="preserve"> averaged </w:t>
      </w:r>
      <w:r>
        <w:t>over a 24-hour period (12:00 am to 11:59 pm) for analysis</w:t>
      </w:r>
      <w:r w:rsidRPr="006A081F">
        <w:t xml:space="preserve">. </w:t>
      </w:r>
      <w:r>
        <w:t>The d</w:t>
      </w:r>
      <w:r w:rsidRPr="006A081F">
        <w:t xml:space="preserve">aily means were statistically modelled </w:t>
      </w:r>
      <w:r>
        <w:t xml:space="preserve">as a function of day-of-year </w:t>
      </w:r>
      <w:r w:rsidRPr="006A081F">
        <w:t xml:space="preserve">separately for each year and depth using a generalized additive mixed model with a fixed </w:t>
      </w:r>
      <w:r w:rsidRPr="006A081F">
        <w:lastRenderedPageBreak/>
        <w:t>intercept effect of rotation treatment, a fixed ‘wiggle’ component of rotation treatment, 35 knots, and a random ‘wiggle’ effect of block using the</w:t>
      </w:r>
      <w:r>
        <w:t xml:space="preserve"> R package</w:t>
      </w:r>
      <w:r w:rsidRPr="006A081F">
        <w:t xml:space="preserve"> </w:t>
      </w:r>
      <w:r w:rsidRPr="006A081F">
        <w:rPr>
          <w:i/>
        </w:rPr>
        <w:t>mgcv</w:t>
      </w:r>
      <w:r w:rsidRPr="006A081F">
        <w:t xml:space="preserve">. </w:t>
      </w:r>
    </w:p>
    <w:p w14:paraId="053A0687" w14:textId="77777777" w:rsidR="008C4354" w:rsidRDefault="008C4354" w:rsidP="008C4354">
      <w:pPr>
        <w:pStyle w:val="Heading1"/>
      </w:pPr>
      <w:bookmarkStart w:id="6" w:name="_Toc83115536"/>
      <w:r>
        <w:t>Results</w:t>
      </w:r>
      <w:bookmarkEnd w:id="6"/>
    </w:p>
    <w:p w14:paraId="1E190F8F" w14:textId="77777777" w:rsidR="008C4354" w:rsidRPr="00C66EC9" w:rsidRDefault="008C4354" w:rsidP="008C4354">
      <w:pPr>
        <w:pStyle w:val="Heading2"/>
      </w:pPr>
      <w:bookmarkStart w:id="7" w:name="_Toc83115537"/>
      <w:r w:rsidRPr="00C66EC9">
        <w:t>Grain yields and weather</w:t>
      </w:r>
      <w:bookmarkEnd w:id="7"/>
    </w:p>
    <w:p w14:paraId="4276A25D" w14:textId="77777777" w:rsidR="008C4354" w:rsidRPr="004D12B7" w:rsidRDefault="008C4354" w:rsidP="008C4354">
      <w:pPr>
        <w:pStyle w:val="Body"/>
        <w:rPr>
          <w:color w:val="auto"/>
        </w:rPr>
      </w:pPr>
      <w:r>
        <w:rPr>
          <w:color w:val="auto"/>
        </w:rPr>
        <w:t>M</w:t>
      </w:r>
      <w:r w:rsidRPr="004D12B7">
        <w:rPr>
          <w:color w:val="auto"/>
        </w:rPr>
        <w:t>aize yields ranged from 7.0</w:t>
      </w:r>
      <w:r>
        <w:rPr>
          <w:color w:val="auto"/>
        </w:rPr>
        <w:t xml:space="preserve"> to </w:t>
      </w:r>
      <w:r w:rsidRPr="004D12B7">
        <w:rPr>
          <w:color w:val="auto"/>
        </w:rPr>
        <w:t xml:space="preserve">12.7 </w:t>
      </w:r>
      <w:r>
        <w:rPr>
          <w:color w:val="auto"/>
        </w:rPr>
        <w:t xml:space="preserve">dry </w:t>
      </w:r>
      <w:r w:rsidRPr="004D12B7">
        <w:rPr>
          <w:color w:val="auto"/>
        </w:rPr>
        <w:t>Mg ha</w:t>
      </w:r>
      <w:r w:rsidRPr="004D12B7">
        <w:rPr>
          <w:color w:val="auto"/>
          <w:vertAlign w:val="superscript"/>
        </w:rPr>
        <w:t>-1</w:t>
      </w:r>
      <w:r>
        <w:rPr>
          <w:color w:val="auto"/>
        </w:rPr>
        <w:t xml:space="preserve"> over the 2013-2020 study period.</w:t>
      </w:r>
      <w:r w:rsidRPr="004D12B7">
        <w:rPr>
          <w:color w:val="auto"/>
        </w:rPr>
        <w:t xml:space="preserve"> The effect of rotation depended on year (p&lt;0.001; </w:t>
      </w:r>
      <w:r w:rsidRPr="00E955F9">
        <w:rPr>
          <w:b/>
          <w:bCs/>
          <w:color w:val="auto"/>
        </w:rPr>
        <w:t>Figure 1</w:t>
      </w:r>
      <w:r w:rsidRPr="004D12B7">
        <w:rPr>
          <w:color w:val="auto"/>
        </w:rPr>
        <w:t xml:space="preserve">), with the maize grown in the complex rotation producing significantly higher (p&lt;0.01) grain yields in five (2013, 2014, 2016, 2017, and 2018) of the eight years. Averaged over all years, maize grown in the simple rotation yielded a mean of 10.2 </w:t>
      </w:r>
      <w:r>
        <w:rPr>
          <w:color w:val="auto"/>
        </w:rPr>
        <w:t xml:space="preserve">dry </w:t>
      </w:r>
      <w:r w:rsidRPr="004D12B7">
        <w:rPr>
          <w:color w:val="auto"/>
        </w:rPr>
        <w:t>Mg ha</w:t>
      </w:r>
      <w:r w:rsidRPr="004D12B7">
        <w:rPr>
          <w:color w:val="auto"/>
          <w:vertAlign w:val="superscript"/>
        </w:rPr>
        <w:t>-1</w:t>
      </w:r>
      <w:r w:rsidRPr="004D12B7">
        <w:rPr>
          <w:color w:val="auto"/>
        </w:rPr>
        <w:t>, while maize grown in the complex rotation yielded 8% higher with a mean grain yield of 11</w:t>
      </w:r>
      <w:r>
        <w:rPr>
          <w:color w:val="auto"/>
        </w:rPr>
        <w:t>.0</w:t>
      </w:r>
      <w:r w:rsidRPr="004D12B7">
        <w:rPr>
          <w:color w:val="auto"/>
        </w:rPr>
        <w:t xml:space="preserve"> </w:t>
      </w:r>
      <w:r>
        <w:rPr>
          <w:color w:val="auto"/>
        </w:rPr>
        <w:t xml:space="preserve">dry </w:t>
      </w:r>
      <w:r w:rsidRPr="004D12B7">
        <w:rPr>
          <w:color w:val="auto"/>
        </w:rPr>
        <w:t>Mg ha</w:t>
      </w:r>
      <w:r w:rsidRPr="004D12B7">
        <w:rPr>
          <w:color w:val="auto"/>
          <w:vertAlign w:val="superscript"/>
        </w:rPr>
        <w:t>-1</w:t>
      </w:r>
      <w:r w:rsidRPr="004D12B7">
        <w:rPr>
          <w:color w:val="auto"/>
        </w:rPr>
        <w:t xml:space="preserve">.  </w:t>
      </w:r>
    </w:p>
    <w:p w14:paraId="5C3F9337" w14:textId="77777777" w:rsidR="008C4354" w:rsidRDefault="008C4354" w:rsidP="008C4354">
      <w:pPr>
        <w:pStyle w:val="Body"/>
      </w:pPr>
      <w:r>
        <w:t>Over the past 30 years, from 15-April through 15-October the research site averaged 597 mm of precipitation with a mean air temperature of 19⁰C. From 2013-2020, growing season weather conditions varied considerably compared to these long-term averages, with the grain yield dataset capturing conditions in all four temperature/precipitation combinations (</w:t>
      </w:r>
      <w:r w:rsidRPr="0017297A">
        <w:rPr>
          <w:b/>
          <w:bCs/>
        </w:rPr>
        <w:t>Figure 1</w:t>
      </w:r>
      <w:r>
        <w:t xml:space="preserve">). Years that included growth analyses were likewise represented in all four quadrants, and the three years with full datasets (grain yields, growth analysis, root data) represented all but cool and wet conditions. </w:t>
      </w:r>
    </w:p>
    <w:p w14:paraId="0DFF7F1F" w14:textId="77777777" w:rsidR="008C4354" w:rsidRDefault="008C4354" w:rsidP="008C4354">
      <w:pPr>
        <w:pStyle w:val="NoSpacing"/>
        <w:spacing w:line="480" w:lineRule="auto"/>
        <w:jc w:val="center"/>
      </w:pPr>
      <w:r>
        <w:rPr>
          <w:noProof/>
        </w:rPr>
        <w:lastRenderedPageBreak/>
        <w:drawing>
          <wp:inline distT="0" distB="0" distL="0" distR="0" wp14:anchorId="624C2830" wp14:editId="1EAEA2DD">
            <wp:extent cx="5943600" cy="3182620"/>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82620"/>
                    </a:xfrm>
                    <a:prstGeom prst="rect">
                      <a:avLst/>
                    </a:prstGeom>
                  </pic:spPr>
                </pic:pic>
              </a:graphicData>
            </a:graphic>
          </wp:inline>
        </w:drawing>
      </w:r>
    </w:p>
    <w:p w14:paraId="1DBC8F72" w14:textId="77777777" w:rsidR="008C4354" w:rsidRPr="0042120A" w:rsidRDefault="008C4354" w:rsidP="008C4354">
      <w:pPr>
        <w:pStyle w:val="CaptionSpecAPA"/>
        <w:spacing w:line="480" w:lineRule="auto"/>
        <w:rPr>
          <w:vanish/>
        </w:rPr>
        <w:sectPr w:rsidR="008C4354" w:rsidRPr="0042120A" w:rsidSect="008C4354">
          <w:headerReference w:type="default" r:id="rId11"/>
          <w:headerReference w:type="first" r:id="rId12"/>
          <w:pgSz w:w="12240" w:h="15840"/>
          <w:pgMar w:top="1440" w:right="1440" w:bottom="1440" w:left="1440" w:header="720" w:footer="720" w:gutter="0"/>
          <w:cols w:space="720"/>
          <w:docGrid w:linePitch="360"/>
        </w:sectPr>
      </w:pPr>
      <w:bookmarkStart w:id="8" w:name="_Ref79573782"/>
      <w:bookmarkStart w:id="9" w:name="_Toc83115564"/>
      <w:r>
        <w:t>Figure 1</w:t>
      </w:r>
      <w:bookmarkEnd w:id="8"/>
      <w:r>
        <w:t>. Maize yields and growing season weather</w:t>
      </w:r>
      <w:bookmarkEnd w:id="9"/>
    </w:p>
    <w:p w14:paraId="65D7D151" w14:textId="456B41CF" w:rsidR="008C4354" w:rsidRDefault="008C4354" w:rsidP="008C4354">
      <w:pPr>
        <w:pStyle w:val="CaptionSpecAPA"/>
        <w:spacing w:line="480" w:lineRule="auto"/>
      </w:pPr>
      <w:r>
        <w:t>; (left) mean m</w:t>
      </w:r>
      <w:r w:rsidRPr="006A081F">
        <w:t xml:space="preserve">aize </w:t>
      </w:r>
      <w:r>
        <w:t xml:space="preserve">grain </w:t>
      </w:r>
      <w:r w:rsidRPr="006A081F">
        <w:t>yields</w:t>
      </w:r>
      <w:r>
        <w:t xml:space="preserve"> (n = 4)</w:t>
      </w:r>
      <w:r w:rsidRPr="006A081F">
        <w:t xml:space="preserve"> in the complex (dark blue, solid</w:t>
      </w:r>
      <w:r>
        <w:t>, triangles</w:t>
      </w:r>
      <w:r w:rsidRPr="006A081F">
        <w:t>) and simple (pink, dashed</w:t>
      </w:r>
      <w:r>
        <w:t>, squares</w:t>
      </w:r>
      <w:r w:rsidRPr="006A081F">
        <w:t>)</w:t>
      </w:r>
      <w:r>
        <w:t xml:space="preserve"> </w:t>
      </w:r>
      <w:r w:rsidRPr="006A081F">
        <w:t>rotations from 2013-2020</w:t>
      </w:r>
      <w:r>
        <w:t xml:space="preserve"> </w:t>
      </w:r>
      <w:r w:rsidR="00D819A2">
        <w:t>(</w:t>
      </w:r>
      <w:r>
        <w:t xml:space="preserve">lines connecting points </w:t>
      </w:r>
      <w:r w:rsidRPr="00DC3EAE">
        <w:rPr>
          <w:color w:val="auto"/>
        </w:rPr>
        <w:t>for ease in viewing</w:t>
      </w:r>
      <w:r w:rsidR="00D819A2">
        <w:rPr>
          <w:color w:val="auto"/>
        </w:rPr>
        <w:t>)</w:t>
      </w:r>
      <w:r w:rsidRPr="00DC3EAE">
        <w:rPr>
          <w:color w:val="auto"/>
        </w:rPr>
        <w:t xml:space="preserve"> and significantly different yields (p&lt;0.01) indicated with stars and bolded year font; (right) growing season precipitation and mean air temperatures of each measurement year as compared</w:t>
      </w:r>
      <w:r w:rsidRPr="006A081F">
        <w:t xml:space="preserve"> to 30-year mean</w:t>
      </w:r>
      <w:r w:rsidRPr="007A1436">
        <w:rPr>
          <w:vanish/>
        </w:rPr>
        <w:t>s</w:t>
      </w:r>
      <w:r>
        <w:t xml:space="preserve"> (dotted lines) with</w:t>
      </w:r>
      <w:r w:rsidRPr="006A081F">
        <w:t xml:space="preserve"> size of points </w:t>
      </w:r>
      <w:r>
        <w:t xml:space="preserve">proportional to the </w:t>
      </w:r>
      <w:r w:rsidRPr="006A081F">
        <w:t xml:space="preserve">complex system’s maize </w:t>
      </w:r>
      <w:r>
        <w:t xml:space="preserve">mean </w:t>
      </w:r>
      <w:r w:rsidRPr="006A081F">
        <w:t>yield advantage over the simple</w:t>
      </w:r>
      <w:r>
        <w:t xml:space="preserve"> system and </w:t>
      </w:r>
      <w:r w:rsidRPr="006A081F">
        <w:t>point color represent</w:t>
      </w:r>
      <w:r>
        <w:t>ing</w:t>
      </w:r>
      <w:r w:rsidRPr="006A081F">
        <w:t xml:space="preserve"> the measurement set for that year.</w:t>
      </w:r>
    </w:p>
    <w:p w14:paraId="23860684" w14:textId="77777777" w:rsidR="008C4354" w:rsidRPr="00C66EC9" w:rsidRDefault="008C4354" w:rsidP="008C4354">
      <w:pPr>
        <w:pStyle w:val="Heading2"/>
      </w:pPr>
      <w:bookmarkStart w:id="10" w:name="_Toc83115538"/>
      <w:r w:rsidRPr="00C66EC9">
        <w:t>Rooting depth and root mass</w:t>
      </w:r>
      <w:bookmarkEnd w:id="10"/>
    </w:p>
    <w:p w14:paraId="67B4B39E" w14:textId="21340E78" w:rsidR="008C4354" w:rsidRDefault="008C4354" w:rsidP="008C4354">
      <w:pPr>
        <w:pStyle w:val="Body"/>
      </w:pPr>
      <w:r>
        <w:t xml:space="preserve">The rooting depth of maize grown in the complex rotation trended consistently deeper at </w:t>
      </w:r>
      <w:r w:rsidR="007914EA">
        <w:t>in the majority of s</w:t>
      </w:r>
      <w:r>
        <w:t>ampling times in all three growing seasons (</w:t>
      </w:r>
      <w:r w:rsidRPr="00E955F9">
        <w:rPr>
          <w:b/>
          <w:bCs/>
        </w:rPr>
        <w:t>Figure 2</w:t>
      </w:r>
      <w:r>
        <w:t xml:space="preserve">). </w:t>
      </w:r>
      <w:r w:rsidRPr="006A081F">
        <w:t>Rotation affected maximum rooting depth (</w:t>
      </w:r>
      <w:r w:rsidRPr="006A081F">
        <w:rPr>
          <w:i/>
          <w:iCs/>
        </w:rPr>
        <w:t>A</w:t>
      </w:r>
      <w:r w:rsidRPr="006A081F">
        <w:rPr>
          <w:i/>
          <w:iCs/>
          <w:vertAlign w:val="subscript"/>
        </w:rPr>
        <w:t>sym</w:t>
      </w:r>
      <w:r>
        <w:t xml:space="preserve">; p&lt;0.01), </w:t>
      </w:r>
      <w:r w:rsidRPr="006A081F">
        <w:t xml:space="preserve">estimated </w:t>
      </w:r>
      <w:r>
        <w:t xml:space="preserve">at </w:t>
      </w:r>
      <w:r w:rsidRPr="006A081F">
        <w:t>11% deeper in the complex r</w:t>
      </w:r>
      <w:r>
        <w:t>otation compared to the simple rotation (82 cm and 76 cm, respectively)</w:t>
      </w:r>
      <w:r w:rsidRPr="006A081F">
        <w:t>. While the complex rotation roots also descended faster, the effect was not statistically significant (</w:t>
      </w:r>
      <w:r w:rsidRPr="006A081F">
        <w:rPr>
          <w:i/>
          <w:iCs/>
        </w:rPr>
        <w:t>x</w:t>
      </w:r>
      <w:r w:rsidRPr="006A081F">
        <w:rPr>
          <w:i/>
          <w:iCs/>
          <w:vertAlign w:val="subscript"/>
        </w:rPr>
        <w:t>mid</w:t>
      </w:r>
      <w:r w:rsidRPr="006A081F">
        <w:t>; p=0.19</w:t>
      </w:r>
      <w:r>
        <w:t xml:space="preserve">; </w:t>
      </w:r>
      <w:r w:rsidRPr="00E955F9">
        <w:rPr>
          <w:b/>
          <w:bCs/>
        </w:rPr>
        <w:t>Table S1</w:t>
      </w:r>
      <w:r w:rsidRPr="006A081F">
        <w:t>).</w:t>
      </w:r>
      <w:r>
        <w:t xml:space="preserve"> </w:t>
      </w:r>
    </w:p>
    <w:p w14:paraId="1A5BA10C" w14:textId="77777777" w:rsidR="008C4354" w:rsidRDefault="008C4354" w:rsidP="008C4354">
      <w:pPr>
        <w:spacing w:line="480" w:lineRule="auto"/>
      </w:pPr>
      <w:r>
        <w:rPr>
          <w:noProof/>
        </w:rPr>
        <w:lastRenderedPageBreak/>
        <w:drawing>
          <wp:inline distT="0" distB="0" distL="0" distR="0" wp14:anchorId="2CAAC191" wp14:editId="2DD0A3E1">
            <wp:extent cx="5943600" cy="4010025"/>
            <wp:effectExtent l="0" t="0" r="0" b="9525"/>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010025"/>
                    </a:xfrm>
                    <a:prstGeom prst="rect">
                      <a:avLst/>
                    </a:prstGeom>
                  </pic:spPr>
                </pic:pic>
              </a:graphicData>
            </a:graphic>
          </wp:inline>
        </w:drawing>
      </w:r>
    </w:p>
    <w:p w14:paraId="483E0B5F" w14:textId="77777777" w:rsidR="008C4354" w:rsidRPr="006A081F" w:rsidRDefault="008C4354" w:rsidP="008C4354">
      <w:pPr>
        <w:pStyle w:val="CaptionSpecAPA"/>
        <w:spacing w:line="480" w:lineRule="auto"/>
      </w:pPr>
      <w:r>
        <w:t>Figure 2. Maize rooting depth across three growing seasons (2018, 2019, 2020) in simple (2-year, pink) and complex (4-year, dark blue) rotations; points represent individual measurements, lines represent the non-linear model fits, italic text is the maize stage; model uncertainty is omitted for simplicity but is available in supplemental material; first points at 0 depth indicate maize planting date.</w:t>
      </w:r>
    </w:p>
    <w:p w14:paraId="0F471654" w14:textId="77777777" w:rsidR="008C4354" w:rsidRDefault="008C4354" w:rsidP="008C4354">
      <w:pPr>
        <w:pStyle w:val="Body"/>
      </w:pPr>
      <w:r>
        <w:t>The effect of rotation treatment on root mass differed significantly by sampling depth (p=0.01). Year and its interactions did not have significant effects (</w:t>
      </w:r>
      <w:r w:rsidRPr="00E955F9">
        <w:rPr>
          <w:b/>
          <w:bCs/>
        </w:rPr>
        <w:t>Table S2</w:t>
      </w:r>
      <w:r>
        <w:t>)</w:t>
      </w:r>
      <w:r w:rsidRPr="006A081F">
        <w:t xml:space="preserve">, so results are presented as </w:t>
      </w:r>
      <w:r>
        <w:t xml:space="preserve">marginal </w:t>
      </w:r>
      <w:r w:rsidRPr="006A081F">
        <w:t>estimates over years (</w:t>
      </w:r>
      <w:r w:rsidRPr="00E955F9">
        <w:rPr>
          <w:b/>
          <w:bCs/>
        </w:rPr>
        <w:t>Figure 3</w:t>
      </w:r>
      <w:r w:rsidRPr="006A081F">
        <w:t xml:space="preserve">). </w:t>
      </w:r>
      <w:r>
        <w:t xml:space="preserve">At the 0-15 cm depth increment, the root mass added in the two systems differed </w:t>
      </w:r>
      <w:r w:rsidRPr="00A26922">
        <w:t xml:space="preserve">significantly (p = 0.02), with the simple system </w:t>
      </w:r>
      <w:r w:rsidRPr="00A26922">
        <w:lastRenderedPageBreak/>
        <w:t>increasing by 314 kg ha</w:t>
      </w:r>
      <w:r w:rsidRPr="00A26922">
        <w:rPr>
          <w:vertAlign w:val="superscript"/>
        </w:rPr>
        <w:t>-1</w:t>
      </w:r>
      <w:r w:rsidRPr="00A26922">
        <w:t xml:space="preserve"> (SE:113) from the baseline measurements, while the complex rotation’s root mass decreased by 122 kg ha</w:t>
      </w:r>
      <w:r w:rsidRPr="00A26922">
        <w:rPr>
          <w:vertAlign w:val="superscript"/>
        </w:rPr>
        <w:t>-1</w:t>
      </w:r>
      <w:r w:rsidRPr="00A26922">
        <w:t xml:space="preserve"> (SE:113) from the baseline measurement.</w:t>
      </w:r>
      <w:r>
        <w:t xml:space="preserve"> At all other depths, the difference between the complex and simple system’s additions was not statistically significant (</w:t>
      </w:r>
      <w:r w:rsidRPr="00327EF2">
        <w:rPr>
          <w:b/>
          <w:bCs/>
        </w:rPr>
        <w:t>Table S3</w:t>
      </w:r>
      <w:r>
        <w:t xml:space="preserve">). </w:t>
      </w:r>
    </w:p>
    <w:p w14:paraId="35304DB0" w14:textId="77777777" w:rsidR="008C4354" w:rsidRPr="006A081F" w:rsidRDefault="008C4354" w:rsidP="008C4354">
      <w:pPr>
        <w:pStyle w:val="Body"/>
      </w:pPr>
    </w:p>
    <w:p w14:paraId="1921231F" w14:textId="77777777" w:rsidR="008C4354" w:rsidRPr="00B37F4D" w:rsidRDefault="008C4354" w:rsidP="008C4354">
      <w:pPr>
        <w:pStyle w:val="CaptionSpecAPA"/>
        <w:spacing w:line="480" w:lineRule="auto"/>
      </w:pPr>
    </w:p>
    <w:p w14:paraId="274D08FF" w14:textId="77777777" w:rsidR="008C4354" w:rsidRDefault="008C4354" w:rsidP="008C4354">
      <w:pPr>
        <w:pStyle w:val="NoSpacing"/>
        <w:keepNext/>
        <w:spacing w:line="480" w:lineRule="auto"/>
        <w:jc w:val="center"/>
      </w:pPr>
      <w:r>
        <w:rPr>
          <w:noProof/>
        </w:rPr>
        <w:drawing>
          <wp:inline distT="0" distB="0" distL="0" distR="0" wp14:anchorId="382BBE2A" wp14:editId="012B196B">
            <wp:extent cx="5943600" cy="3533140"/>
            <wp:effectExtent l="0" t="0" r="0" b="0"/>
            <wp:docPr id="16" name="Picture 1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ox and whisk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33140"/>
                    </a:xfrm>
                    <a:prstGeom prst="rect">
                      <a:avLst/>
                    </a:prstGeom>
                  </pic:spPr>
                </pic:pic>
              </a:graphicData>
            </a:graphic>
          </wp:inline>
        </w:drawing>
      </w:r>
    </w:p>
    <w:p w14:paraId="515EE2F8" w14:textId="77777777" w:rsidR="008C4354" w:rsidRPr="006820FF" w:rsidRDefault="008C4354" w:rsidP="008C4354">
      <w:pPr>
        <w:pStyle w:val="CaptionSpecAPA"/>
        <w:spacing w:line="480" w:lineRule="auto"/>
        <w:rPr>
          <w:vanish/>
        </w:rPr>
        <w:sectPr w:rsidR="008C4354" w:rsidRPr="006820FF" w:rsidSect="009C693E">
          <w:type w:val="continuous"/>
          <w:pgSz w:w="12240" w:h="15840"/>
          <w:pgMar w:top="1440" w:right="1440" w:bottom="1440" w:left="1440" w:header="720" w:footer="720" w:gutter="0"/>
          <w:cols w:space="720"/>
          <w:docGrid w:linePitch="360"/>
        </w:sectPr>
      </w:pPr>
      <w:bookmarkStart w:id="11" w:name="_Ref79573986"/>
      <w:bookmarkStart w:id="12" w:name="_Toc83115565"/>
      <w:r>
        <w:t xml:space="preserve">Figure </w:t>
      </w:r>
      <w:bookmarkEnd w:id="11"/>
      <w:r>
        <w:t>3. Root mass at maize maturity relative to root mass present at planting</w:t>
      </w:r>
      <w:r w:rsidRPr="0081223E">
        <w:t xml:space="preserve"> </w:t>
      </w:r>
      <w:r>
        <w:t>at each soil depth</w:t>
      </w:r>
      <w:bookmarkEnd w:id="12"/>
    </w:p>
    <w:p w14:paraId="4036371C" w14:textId="77777777" w:rsidR="008C4354" w:rsidRPr="006A081F" w:rsidRDefault="008C4354" w:rsidP="008C4354">
      <w:pPr>
        <w:pStyle w:val="CaptionSpecAPA"/>
        <w:spacing w:line="480" w:lineRule="auto"/>
      </w:pPr>
      <w:r>
        <w:t xml:space="preserve"> </w:t>
      </w:r>
      <w:r w:rsidRPr="0081223E">
        <w:t>for maize grown in the simple (2-year rotation</w:t>
      </w:r>
      <w:r>
        <w:t>, pink</w:t>
      </w:r>
      <w:r w:rsidRPr="0081223E">
        <w:t>) and complex (4-year rotation</w:t>
      </w:r>
      <w:r>
        <w:t>, dark blue</w:t>
      </w:r>
      <w:r w:rsidRPr="0081223E">
        <w:t>) systems, bars represent marginal means and vertical lines the standard error of the mean.</w:t>
      </w:r>
    </w:p>
    <w:p w14:paraId="7AED000A" w14:textId="77777777" w:rsidR="008C4354" w:rsidRPr="00C66EC9" w:rsidRDefault="008C4354" w:rsidP="008C4354">
      <w:pPr>
        <w:pStyle w:val="Heading2"/>
      </w:pPr>
      <w:bookmarkStart w:id="13" w:name="_Toc83115539"/>
      <w:r w:rsidRPr="00C66EC9">
        <w:t>Growth analysis</w:t>
      </w:r>
      <w:bookmarkEnd w:id="13"/>
    </w:p>
    <w:p w14:paraId="71277BC9" w14:textId="77777777" w:rsidR="008C4354" w:rsidRDefault="008C4354" w:rsidP="008C4354">
      <w:pPr>
        <w:pStyle w:val="Body"/>
      </w:pPr>
      <w:r>
        <w:lastRenderedPageBreak/>
        <w:t>The maximum aboveground maize biomass</w:t>
      </w:r>
      <w:ins w:id="14" w:author="Osterholz, Will - ARS" w:date="2022-08-12T10:48:00Z">
        <w:r>
          <w:t xml:space="preserve"> </w:t>
        </w:r>
      </w:ins>
      <w:r>
        <w:t>(</w:t>
      </w:r>
      <w:r w:rsidRPr="00921F3A">
        <w:rPr>
          <w:i/>
          <w:iCs/>
        </w:rPr>
        <w:t>Asym</w:t>
      </w:r>
      <w:r>
        <w:t>; Eqn. 1) as estimated from the growth analysis was significantly higher in the complex rotation in the years when the complex rotation yielded significantly higher grain yields (</w:t>
      </w:r>
      <w:r w:rsidRPr="00327EF2">
        <w:rPr>
          <w:b/>
          <w:bCs/>
        </w:rPr>
        <w:t>Table 3; Table S1</w:t>
      </w:r>
      <w:r>
        <w:t>). The date at which the maize achieved half of its maximum biomass (</w:t>
      </w:r>
      <w:r w:rsidRPr="005A44F3">
        <w:rPr>
          <w:i/>
        </w:rPr>
        <w:t>xmid</w:t>
      </w:r>
      <w:r>
        <w:rPr>
          <w:i/>
        </w:rPr>
        <w:t xml:space="preserve">; </w:t>
      </w:r>
      <w:r>
        <w:rPr>
          <w:iCs/>
        </w:rPr>
        <w:t>Eqn. 1</w:t>
      </w:r>
      <w:r>
        <w:t>) was significantly earlier in the complex system in 2013 (p = 0.05), significantly later in 2018 (p &lt; 0.01), and was not significantly different in any other year. The maximum growth rates in the two systems (</w:t>
      </w:r>
      <w:r w:rsidRPr="005A44F3">
        <w:rPr>
          <w:i/>
        </w:rPr>
        <w:t>scal</w:t>
      </w:r>
      <w:r>
        <w:rPr>
          <w:i/>
        </w:rPr>
        <w:t xml:space="preserve">; </w:t>
      </w:r>
      <w:r>
        <w:rPr>
          <w:iCs/>
        </w:rPr>
        <w:t>Eqn. 1</w:t>
      </w:r>
      <w:r>
        <w:t xml:space="preserve">) were not significantly different in any year. </w:t>
      </w:r>
      <w:commentRangeStart w:id="15"/>
      <w:r>
        <w:t>The harvest index and 500-kernel weights were consistently higher in years with large rotation effects on grain yield but did not differ in years without a strong rotation effect.</w:t>
      </w:r>
      <w:commentRangeEnd w:id="15"/>
      <w:r>
        <w:rPr>
          <w:rStyle w:val="CommentReference"/>
          <w:color w:val="auto"/>
        </w:rPr>
        <w:commentReference w:id="15"/>
      </w:r>
      <w:r>
        <w:t xml:space="preserve"> </w:t>
      </w:r>
    </w:p>
    <w:p w14:paraId="12C4CD7A" w14:textId="651BC61E" w:rsidR="008C4354" w:rsidRDefault="008C4354" w:rsidP="008C4354">
      <w:pPr>
        <w:pStyle w:val="Body"/>
        <w:rPr>
          <w:color w:val="FF0000"/>
        </w:rPr>
      </w:pPr>
      <w:r w:rsidRPr="00326C09">
        <w:rPr>
          <w:color w:val="FF0000"/>
        </w:rPr>
        <w:t>The mean root-to-shoot ratios tended to be higher in the simple rotation compared to the complex rotation (</w:t>
      </w:r>
      <w:r w:rsidRPr="00A26922">
        <w:rPr>
          <w:b/>
          <w:bCs/>
          <w:color w:val="FF0000"/>
        </w:rPr>
        <w:t>Figure S3</w:t>
      </w:r>
      <w:r>
        <w:rPr>
          <w:color w:val="FF0000"/>
        </w:rPr>
        <w:t>)</w:t>
      </w:r>
      <w:r w:rsidRPr="00326C09">
        <w:rPr>
          <w:color w:val="FF0000"/>
        </w:rPr>
        <w:t xml:space="preserve">, averaging 0.0095 compared to 0.0085, but the differences were not </w:t>
      </w:r>
      <w:r>
        <w:rPr>
          <w:color w:val="FF0000"/>
        </w:rPr>
        <w:t xml:space="preserve">statistically </w:t>
      </w:r>
      <w:r w:rsidRPr="00326C09">
        <w:rPr>
          <w:color w:val="FF0000"/>
        </w:rPr>
        <w:t xml:space="preserve">significant. </w:t>
      </w:r>
    </w:p>
    <w:p w14:paraId="369FA162" w14:textId="77777777" w:rsidR="007914EA" w:rsidRPr="00C66EC9" w:rsidRDefault="007914EA" w:rsidP="007914EA">
      <w:pPr>
        <w:pStyle w:val="Heading2"/>
      </w:pPr>
      <w:bookmarkStart w:id="16" w:name="_Toc83115540"/>
      <w:r w:rsidRPr="00C66EC9">
        <w:t>Penetration resistance</w:t>
      </w:r>
      <w:bookmarkEnd w:id="16"/>
    </w:p>
    <w:p w14:paraId="758C5366" w14:textId="33714653" w:rsidR="007914EA" w:rsidRPr="007914EA" w:rsidRDefault="007914EA" w:rsidP="007914EA">
      <w:pPr>
        <w:pStyle w:val="Body"/>
      </w:pPr>
      <w:r w:rsidRPr="0081223E">
        <w:t>Penetration resistance above 30 cm soil depth was consistently lower in the complex rotation, regardless of year or sampling period (planting, late season</w:t>
      </w:r>
      <w:r>
        <w:t xml:space="preserve">; </w:t>
      </w:r>
      <w:r w:rsidRPr="00327EF2">
        <w:rPr>
          <w:b/>
          <w:bCs/>
        </w:rPr>
        <w:t>Figure S4</w:t>
      </w:r>
      <w:r w:rsidRPr="0081223E">
        <w:t xml:space="preserve">). From 0-30 cm, the simple and complex rotations had mean penetration resistances of 0.7 and 0.6 MPa at planting, and </w:t>
      </w:r>
      <w:commentRangeStart w:id="17"/>
      <w:r w:rsidRPr="0081223E">
        <w:t xml:space="preserve">1.5 </w:t>
      </w:r>
      <w:commentRangeEnd w:id="17"/>
      <w:r>
        <w:rPr>
          <w:rStyle w:val="CommentReference"/>
          <w:color w:val="auto"/>
        </w:rPr>
        <w:commentReference w:id="17"/>
      </w:r>
      <w:r w:rsidRPr="0081223E">
        <w:t xml:space="preserve">and 1.1 MPa at late season sampling, respectively. This corresponded to a 23 and 37% increase in resistance in the simple system at planting and late-season sampling, respectively. </w:t>
      </w:r>
      <w:r>
        <w:t>From</w:t>
      </w:r>
      <w:r w:rsidRPr="0081223E">
        <w:t xml:space="preserve"> 30 </w:t>
      </w:r>
      <w:r>
        <w:t>to 45</w:t>
      </w:r>
      <w:r w:rsidRPr="0081223E">
        <w:t xml:space="preserve"> cm the complex system tended to have higher penetration resistance</w:t>
      </w:r>
      <w:del w:id="18" w:author="Sotirios Archontoulis" w:date="2022-02-25T05:40:00Z">
        <w:r w:rsidRPr="0081223E">
          <w:delText>s</w:delText>
        </w:r>
      </w:del>
      <w:r w:rsidRPr="0081223E">
        <w:t xml:space="preserve"> by an average of 15% regardless of year or sampling time</w:t>
      </w:r>
      <w:r>
        <w:t xml:space="preserve"> (</w:t>
      </w:r>
      <w:r w:rsidRPr="002955C7">
        <w:rPr>
          <w:color w:val="FF0000"/>
        </w:rPr>
        <w:t>1.1 MPa/0.9 MPa at planting, and 1.7/1.4 MPa in the late season, respectively</w:t>
      </w:r>
      <w:r>
        <w:t xml:space="preserve">). </w:t>
      </w:r>
      <w:r w:rsidRPr="0081223E">
        <w:t xml:space="preserve">  </w:t>
      </w:r>
    </w:p>
    <w:p w14:paraId="230B73C0" w14:textId="77777777" w:rsidR="008C4354" w:rsidRPr="00DC3EAE" w:rsidRDefault="008C4354" w:rsidP="008C4354">
      <w:pPr>
        <w:pStyle w:val="CaptionSpecAPA"/>
        <w:spacing w:line="480" w:lineRule="auto"/>
        <w:rPr>
          <w:color w:val="auto"/>
        </w:rPr>
      </w:pPr>
      <w:bookmarkStart w:id="19" w:name="_Ref79574153"/>
      <w:bookmarkStart w:id="20" w:name="_Ref79574817"/>
      <w:bookmarkStart w:id="21" w:name="_Toc83115574"/>
      <w:r>
        <w:rPr>
          <w:color w:val="auto"/>
        </w:rPr>
        <w:lastRenderedPageBreak/>
        <w:t>Table 3</w:t>
      </w:r>
      <w:bookmarkEnd w:id="19"/>
      <w:r>
        <w:rPr>
          <w:color w:val="auto"/>
        </w:rPr>
        <w:t>.</w:t>
      </w:r>
      <w:r w:rsidRPr="00DC3EAE">
        <w:rPr>
          <w:color w:val="auto"/>
        </w:rPr>
        <w:t xml:space="preserve"> Summary of complex rotation’s effects on grain yields, growth analysis, and yield components for years with growth analysis data, ordered by magnitude of rotation effect</w:t>
      </w:r>
      <w:bookmarkEnd w:id="20"/>
      <w:bookmarkEnd w:id="21"/>
      <w:r w:rsidRPr="00DC3EAE">
        <w:rPr>
          <w:color w:val="auto"/>
        </w:rPr>
        <w:t xml:space="preserve"> </w:t>
      </w:r>
    </w:p>
    <w:tbl>
      <w:tblPr>
        <w:tblW w:w="0" w:type="auto"/>
        <w:tblLook w:val="04A0" w:firstRow="1" w:lastRow="0" w:firstColumn="1" w:lastColumn="0" w:noHBand="0" w:noVBand="1"/>
      </w:tblPr>
      <w:tblGrid>
        <w:gridCol w:w="2340"/>
        <w:gridCol w:w="1980"/>
        <w:gridCol w:w="1710"/>
        <w:gridCol w:w="1692"/>
        <w:gridCol w:w="791"/>
      </w:tblGrid>
      <w:tr w:rsidR="008C4354" w:rsidRPr="00DC3EAE" w14:paraId="69B0AE01" w14:textId="77777777" w:rsidTr="000917CD">
        <w:tc>
          <w:tcPr>
            <w:tcW w:w="2340" w:type="dxa"/>
            <w:tcBorders>
              <w:top w:val="single" w:sz="4" w:space="0" w:color="auto"/>
              <w:bottom w:val="single" w:sz="4" w:space="0" w:color="auto"/>
            </w:tcBorders>
            <w:shd w:val="clear" w:color="auto" w:fill="auto"/>
            <w:vAlign w:val="center"/>
          </w:tcPr>
          <w:p w14:paraId="09644998" w14:textId="77777777" w:rsidR="008C4354" w:rsidRPr="00DC3EAE" w:rsidRDefault="008C4354" w:rsidP="000917CD">
            <w:pPr>
              <w:spacing w:line="480" w:lineRule="auto"/>
              <w:jc w:val="center"/>
              <w:rPr>
                <w:b/>
                <w:sz w:val="22"/>
              </w:rPr>
            </w:pPr>
            <w:r w:rsidRPr="00DC3EAE">
              <w:rPr>
                <w:b/>
                <w:sz w:val="22"/>
              </w:rPr>
              <w:t>Ratio of complex:simple system maize grain yield†</w:t>
            </w:r>
          </w:p>
        </w:tc>
        <w:tc>
          <w:tcPr>
            <w:tcW w:w="1980" w:type="dxa"/>
            <w:tcBorders>
              <w:top w:val="single" w:sz="4" w:space="0" w:color="auto"/>
              <w:bottom w:val="single" w:sz="4" w:space="0" w:color="auto"/>
            </w:tcBorders>
            <w:shd w:val="clear" w:color="auto" w:fill="auto"/>
            <w:vAlign w:val="center"/>
          </w:tcPr>
          <w:p w14:paraId="67681293" w14:textId="77777777" w:rsidR="008C4354" w:rsidRPr="00DC3EAE" w:rsidRDefault="008C4354" w:rsidP="000917CD">
            <w:pPr>
              <w:spacing w:line="480" w:lineRule="auto"/>
              <w:jc w:val="center"/>
              <w:rPr>
                <w:b/>
                <w:sz w:val="22"/>
              </w:rPr>
            </w:pPr>
            <w:r w:rsidRPr="00DC3EAE">
              <w:rPr>
                <w:b/>
                <w:sz w:val="22"/>
              </w:rPr>
              <w:t>Timing of complex rotation’s maize growth advantage</w:t>
            </w:r>
          </w:p>
        </w:tc>
        <w:tc>
          <w:tcPr>
            <w:tcW w:w="1710" w:type="dxa"/>
            <w:tcBorders>
              <w:top w:val="single" w:sz="4" w:space="0" w:color="auto"/>
              <w:bottom w:val="single" w:sz="4" w:space="0" w:color="auto"/>
            </w:tcBorders>
            <w:shd w:val="clear" w:color="auto" w:fill="auto"/>
            <w:vAlign w:val="center"/>
          </w:tcPr>
          <w:p w14:paraId="1E9D80C0" w14:textId="77777777" w:rsidR="008C4354" w:rsidRPr="00DC3EAE" w:rsidRDefault="008C4354" w:rsidP="000917CD">
            <w:pPr>
              <w:spacing w:line="480" w:lineRule="auto"/>
              <w:jc w:val="center"/>
              <w:rPr>
                <w:b/>
                <w:sz w:val="22"/>
              </w:rPr>
            </w:pPr>
            <w:r w:rsidRPr="00DC3EAE">
              <w:rPr>
                <w:b/>
                <w:sz w:val="22"/>
              </w:rPr>
              <w:t>Ratio of complex:simple harvest index</w:t>
            </w:r>
          </w:p>
        </w:tc>
        <w:tc>
          <w:tcPr>
            <w:tcW w:w="1692" w:type="dxa"/>
            <w:tcBorders>
              <w:top w:val="single" w:sz="4" w:space="0" w:color="auto"/>
              <w:bottom w:val="single" w:sz="4" w:space="0" w:color="auto"/>
            </w:tcBorders>
            <w:shd w:val="clear" w:color="auto" w:fill="auto"/>
            <w:vAlign w:val="center"/>
          </w:tcPr>
          <w:p w14:paraId="1B60F615" w14:textId="77777777" w:rsidR="008C4354" w:rsidRPr="00DC3EAE" w:rsidRDefault="008C4354" w:rsidP="000917CD">
            <w:pPr>
              <w:spacing w:line="480" w:lineRule="auto"/>
              <w:jc w:val="center"/>
              <w:rPr>
                <w:b/>
                <w:sz w:val="22"/>
              </w:rPr>
            </w:pPr>
            <w:r w:rsidRPr="00DC3EAE">
              <w:rPr>
                <w:b/>
                <w:sz w:val="22"/>
              </w:rPr>
              <w:t>Ratio of complex:simple 500-kernal weight</w:t>
            </w:r>
          </w:p>
        </w:tc>
        <w:tc>
          <w:tcPr>
            <w:tcW w:w="791" w:type="dxa"/>
            <w:tcBorders>
              <w:top w:val="single" w:sz="4" w:space="0" w:color="auto"/>
              <w:bottom w:val="single" w:sz="4" w:space="0" w:color="auto"/>
            </w:tcBorders>
            <w:shd w:val="clear" w:color="auto" w:fill="auto"/>
            <w:vAlign w:val="center"/>
          </w:tcPr>
          <w:p w14:paraId="71CD3D2C" w14:textId="77777777" w:rsidR="008C4354" w:rsidRPr="00DC3EAE" w:rsidRDefault="008C4354" w:rsidP="000917CD">
            <w:pPr>
              <w:spacing w:line="480" w:lineRule="auto"/>
              <w:jc w:val="center"/>
              <w:rPr>
                <w:b/>
                <w:sz w:val="22"/>
              </w:rPr>
            </w:pPr>
            <w:r w:rsidRPr="00DC3EAE">
              <w:rPr>
                <w:b/>
                <w:sz w:val="22"/>
              </w:rPr>
              <w:t>Year</w:t>
            </w:r>
          </w:p>
        </w:tc>
      </w:tr>
      <w:tr w:rsidR="008C4354" w:rsidRPr="00DC3EAE" w14:paraId="6CA3014C" w14:textId="77777777" w:rsidTr="000917CD">
        <w:tc>
          <w:tcPr>
            <w:tcW w:w="2340" w:type="dxa"/>
            <w:tcBorders>
              <w:top w:val="single" w:sz="4" w:space="0" w:color="auto"/>
              <w:bottom w:val="single" w:sz="4" w:space="0" w:color="auto"/>
            </w:tcBorders>
            <w:shd w:val="clear" w:color="auto" w:fill="auto"/>
            <w:vAlign w:val="center"/>
          </w:tcPr>
          <w:p w14:paraId="3A10414B" w14:textId="77777777" w:rsidR="008C4354" w:rsidRPr="00DC3EAE" w:rsidRDefault="008C4354" w:rsidP="000917CD">
            <w:pPr>
              <w:spacing w:line="480" w:lineRule="auto"/>
              <w:jc w:val="center"/>
              <w:rPr>
                <w:i/>
                <w:sz w:val="22"/>
              </w:rPr>
            </w:pPr>
            <w:r w:rsidRPr="00DC3EAE">
              <w:rPr>
                <w:i/>
                <w:sz w:val="22"/>
              </w:rPr>
              <w:t>Ratio</w:t>
            </w:r>
          </w:p>
        </w:tc>
        <w:tc>
          <w:tcPr>
            <w:tcW w:w="1980" w:type="dxa"/>
            <w:tcBorders>
              <w:top w:val="single" w:sz="4" w:space="0" w:color="auto"/>
              <w:bottom w:val="single" w:sz="4" w:space="0" w:color="auto"/>
            </w:tcBorders>
            <w:shd w:val="clear" w:color="auto" w:fill="auto"/>
            <w:vAlign w:val="center"/>
          </w:tcPr>
          <w:p w14:paraId="1CA5A76D" w14:textId="77777777" w:rsidR="008C4354" w:rsidRPr="00DC3EAE" w:rsidRDefault="008C4354" w:rsidP="000917CD">
            <w:pPr>
              <w:spacing w:line="480" w:lineRule="auto"/>
              <w:jc w:val="center"/>
              <w:rPr>
                <w:i/>
                <w:sz w:val="22"/>
              </w:rPr>
            </w:pPr>
          </w:p>
        </w:tc>
        <w:tc>
          <w:tcPr>
            <w:tcW w:w="1710" w:type="dxa"/>
            <w:tcBorders>
              <w:top w:val="single" w:sz="4" w:space="0" w:color="auto"/>
              <w:bottom w:val="single" w:sz="4" w:space="0" w:color="auto"/>
            </w:tcBorders>
            <w:shd w:val="clear" w:color="auto" w:fill="auto"/>
            <w:vAlign w:val="center"/>
          </w:tcPr>
          <w:p w14:paraId="1A14B786" w14:textId="77777777" w:rsidR="008C4354" w:rsidRPr="00DC3EAE" w:rsidRDefault="008C4354" w:rsidP="000917CD">
            <w:pPr>
              <w:spacing w:line="480" w:lineRule="auto"/>
              <w:jc w:val="center"/>
              <w:rPr>
                <w:i/>
                <w:sz w:val="22"/>
              </w:rPr>
            </w:pPr>
            <w:r w:rsidRPr="00DC3EAE">
              <w:rPr>
                <w:i/>
                <w:sz w:val="22"/>
              </w:rPr>
              <w:t>Ratio</w:t>
            </w:r>
          </w:p>
        </w:tc>
        <w:tc>
          <w:tcPr>
            <w:tcW w:w="1692" w:type="dxa"/>
            <w:tcBorders>
              <w:top w:val="single" w:sz="4" w:space="0" w:color="auto"/>
              <w:bottom w:val="single" w:sz="4" w:space="0" w:color="auto"/>
            </w:tcBorders>
            <w:shd w:val="clear" w:color="auto" w:fill="auto"/>
            <w:vAlign w:val="center"/>
          </w:tcPr>
          <w:p w14:paraId="27D148A1" w14:textId="77777777" w:rsidR="008C4354" w:rsidRPr="00DC3EAE" w:rsidRDefault="008C4354" w:rsidP="000917CD">
            <w:pPr>
              <w:spacing w:line="480" w:lineRule="auto"/>
              <w:jc w:val="center"/>
              <w:rPr>
                <w:i/>
                <w:sz w:val="22"/>
              </w:rPr>
            </w:pPr>
            <w:r w:rsidRPr="00DC3EAE">
              <w:rPr>
                <w:i/>
                <w:sz w:val="22"/>
              </w:rPr>
              <w:t>Ratio</w:t>
            </w:r>
          </w:p>
        </w:tc>
        <w:tc>
          <w:tcPr>
            <w:tcW w:w="791" w:type="dxa"/>
            <w:tcBorders>
              <w:top w:val="single" w:sz="4" w:space="0" w:color="auto"/>
              <w:bottom w:val="single" w:sz="4" w:space="0" w:color="auto"/>
            </w:tcBorders>
            <w:shd w:val="clear" w:color="auto" w:fill="auto"/>
            <w:vAlign w:val="center"/>
          </w:tcPr>
          <w:p w14:paraId="22DBFDC4" w14:textId="77777777" w:rsidR="008C4354" w:rsidRPr="00DC3EAE" w:rsidRDefault="008C4354" w:rsidP="000917CD">
            <w:pPr>
              <w:spacing w:line="480" w:lineRule="auto"/>
              <w:jc w:val="center"/>
              <w:rPr>
                <w:i/>
                <w:sz w:val="22"/>
              </w:rPr>
            </w:pPr>
          </w:p>
        </w:tc>
      </w:tr>
      <w:tr w:rsidR="008C4354" w:rsidRPr="00DC3EAE" w14:paraId="33561F31" w14:textId="77777777" w:rsidTr="000917CD">
        <w:tc>
          <w:tcPr>
            <w:tcW w:w="2340" w:type="dxa"/>
            <w:tcBorders>
              <w:top w:val="single" w:sz="4" w:space="0" w:color="auto"/>
            </w:tcBorders>
            <w:shd w:val="clear" w:color="auto" w:fill="auto"/>
            <w:vAlign w:val="center"/>
          </w:tcPr>
          <w:p w14:paraId="4475AA2F" w14:textId="77777777" w:rsidR="008C4354" w:rsidRPr="00DC3EAE" w:rsidRDefault="008C4354" w:rsidP="000917CD">
            <w:pPr>
              <w:spacing w:line="480" w:lineRule="auto"/>
              <w:jc w:val="center"/>
              <w:rPr>
                <w:sz w:val="22"/>
              </w:rPr>
            </w:pPr>
            <w:r w:rsidRPr="00DC3EAE">
              <w:rPr>
                <w:sz w:val="22"/>
              </w:rPr>
              <w:t xml:space="preserve">        1.20***</w:t>
            </w:r>
          </w:p>
        </w:tc>
        <w:tc>
          <w:tcPr>
            <w:tcW w:w="1980" w:type="dxa"/>
            <w:tcBorders>
              <w:top w:val="single" w:sz="4" w:space="0" w:color="auto"/>
            </w:tcBorders>
            <w:shd w:val="clear" w:color="auto" w:fill="auto"/>
            <w:vAlign w:val="center"/>
          </w:tcPr>
          <w:p w14:paraId="710EA45D" w14:textId="77777777" w:rsidR="008C4354" w:rsidRPr="00DC3EAE" w:rsidRDefault="008C4354" w:rsidP="000917CD">
            <w:pPr>
              <w:spacing w:line="480" w:lineRule="auto"/>
              <w:jc w:val="center"/>
              <w:rPr>
                <w:sz w:val="22"/>
              </w:rPr>
            </w:pPr>
            <w:r w:rsidRPr="00DC3EAE">
              <w:rPr>
                <w:sz w:val="22"/>
              </w:rPr>
              <w:t>Late season***</w:t>
            </w:r>
          </w:p>
        </w:tc>
        <w:tc>
          <w:tcPr>
            <w:tcW w:w="1710" w:type="dxa"/>
            <w:tcBorders>
              <w:top w:val="single" w:sz="4" w:space="0" w:color="auto"/>
            </w:tcBorders>
            <w:shd w:val="clear" w:color="auto" w:fill="auto"/>
            <w:vAlign w:val="center"/>
          </w:tcPr>
          <w:p w14:paraId="59C47513" w14:textId="77777777" w:rsidR="008C4354" w:rsidRPr="00DC3EAE" w:rsidRDefault="008C4354" w:rsidP="000917CD">
            <w:pPr>
              <w:spacing w:line="480" w:lineRule="auto"/>
              <w:jc w:val="center"/>
              <w:rPr>
                <w:sz w:val="22"/>
              </w:rPr>
            </w:pPr>
            <w:r w:rsidRPr="00DC3EAE">
              <w:rPr>
                <w:sz w:val="22"/>
              </w:rPr>
              <w:t xml:space="preserve">          1.08***</w:t>
            </w:r>
          </w:p>
        </w:tc>
        <w:tc>
          <w:tcPr>
            <w:tcW w:w="1692" w:type="dxa"/>
            <w:tcBorders>
              <w:top w:val="single" w:sz="4" w:space="0" w:color="auto"/>
            </w:tcBorders>
            <w:shd w:val="clear" w:color="auto" w:fill="auto"/>
            <w:vAlign w:val="center"/>
          </w:tcPr>
          <w:p w14:paraId="60CC4C51" w14:textId="77777777" w:rsidR="008C4354" w:rsidRPr="00DC3EAE" w:rsidRDefault="008C4354" w:rsidP="000917CD">
            <w:pPr>
              <w:spacing w:line="480" w:lineRule="auto"/>
              <w:jc w:val="center"/>
              <w:rPr>
                <w:sz w:val="22"/>
              </w:rPr>
            </w:pPr>
            <w:r w:rsidRPr="00DC3EAE">
              <w:rPr>
                <w:sz w:val="22"/>
              </w:rPr>
              <w:t xml:space="preserve">    1.13**</w:t>
            </w:r>
          </w:p>
        </w:tc>
        <w:tc>
          <w:tcPr>
            <w:tcW w:w="791" w:type="dxa"/>
            <w:tcBorders>
              <w:top w:val="single" w:sz="4" w:space="0" w:color="auto"/>
            </w:tcBorders>
            <w:shd w:val="clear" w:color="auto" w:fill="auto"/>
            <w:vAlign w:val="center"/>
          </w:tcPr>
          <w:p w14:paraId="1898A747" w14:textId="77777777" w:rsidR="008C4354" w:rsidRPr="00DC3EAE" w:rsidRDefault="008C4354" w:rsidP="000917CD">
            <w:pPr>
              <w:spacing w:line="480" w:lineRule="auto"/>
              <w:jc w:val="center"/>
              <w:rPr>
                <w:sz w:val="22"/>
              </w:rPr>
            </w:pPr>
            <w:r w:rsidRPr="00DC3EAE">
              <w:rPr>
                <w:sz w:val="22"/>
              </w:rPr>
              <w:t>2018</w:t>
            </w:r>
          </w:p>
        </w:tc>
      </w:tr>
      <w:tr w:rsidR="008C4354" w:rsidRPr="00DC3EAE" w14:paraId="2CC0E063" w14:textId="77777777" w:rsidTr="000917CD">
        <w:tc>
          <w:tcPr>
            <w:tcW w:w="2340" w:type="dxa"/>
            <w:shd w:val="clear" w:color="auto" w:fill="auto"/>
            <w:vAlign w:val="center"/>
          </w:tcPr>
          <w:p w14:paraId="09F770D2" w14:textId="77777777" w:rsidR="008C4354" w:rsidRPr="00DC3EAE" w:rsidRDefault="008C4354" w:rsidP="000917CD">
            <w:pPr>
              <w:spacing w:line="480" w:lineRule="auto"/>
              <w:jc w:val="center"/>
              <w:rPr>
                <w:sz w:val="22"/>
              </w:rPr>
            </w:pPr>
            <w:r w:rsidRPr="00DC3EAE">
              <w:rPr>
                <w:sz w:val="22"/>
              </w:rPr>
              <w:t xml:space="preserve">      1.10**</w:t>
            </w:r>
          </w:p>
        </w:tc>
        <w:tc>
          <w:tcPr>
            <w:tcW w:w="1980" w:type="dxa"/>
            <w:shd w:val="clear" w:color="auto" w:fill="auto"/>
            <w:vAlign w:val="center"/>
          </w:tcPr>
          <w:p w14:paraId="74AFEFD8" w14:textId="77777777" w:rsidR="008C4354" w:rsidRPr="00DC3EAE" w:rsidRDefault="008C4354" w:rsidP="000917CD">
            <w:pPr>
              <w:spacing w:line="480" w:lineRule="auto"/>
              <w:jc w:val="center"/>
              <w:rPr>
                <w:sz w:val="22"/>
              </w:rPr>
            </w:pPr>
            <w:r w:rsidRPr="00DC3EAE">
              <w:rPr>
                <w:sz w:val="22"/>
              </w:rPr>
              <w:t>Early season**</w:t>
            </w:r>
          </w:p>
        </w:tc>
        <w:tc>
          <w:tcPr>
            <w:tcW w:w="1710" w:type="dxa"/>
            <w:shd w:val="clear" w:color="auto" w:fill="auto"/>
            <w:vAlign w:val="center"/>
          </w:tcPr>
          <w:p w14:paraId="1C911D38" w14:textId="77777777" w:rsidR="008C4354" w:rsidRPr="00DC3EAE" w:rsidRDefault="008C4354" w:rsidP="000917CD">
            <w:pPr>
              <w:spacing w:line="480" w:lineRule="auto"/>
              <w:jc w:val="center"/>
              <w:rPr>
                <w:sz w:val="22"/>
              </w:rPr>
            </w:pPr>
            <w:r w:rsidRPr="00DC3EAE">
              <w:rPr>
                <w:sz w:val="22"/>
              </w:rPr>
              <w:t xml:space="preserve">        1.04**</w:t>
            </w:r>
          </w:p>
        </w:tc>
        <w:tc>
          <w:tcPr>
            <w:tcW w:w="1692" w:type="dxa"/>
            <w:shd w:val="clear" w:color="auto" w:fill="auto"/>
            <w:vAlign w:val="center"/>
          </w:tcPr>
          <w:p w14:paraId="061AA89E" w14:textId="77777777" w:rsidR="008C4354" w:rsidRPr="00DC3EAE" w:rsidRDefault="008C4354" w:rsidP="000917CD">
            <w:pPr>
              <w:spacing w:line="480" w:lineRule="auto"/>
              <w:jc w:val="center"/>
              <w:rPr>
                <w:sz w:val="22"/>
              </w:rPr>
            </w:pPr>
            <w:r w:rsidRPr="00DC3EAE">
              <w:rPr>
                <w:i/>
                <w:iCs/>
                <w:sz w:val="22"/>
              </w:rPr>
              <w:t>-</w:t>
            </w:r>
          </w:p>
        </w:tc>
        <w:tc>
          <w:tcPr>
            <w:tcW w:w="791" w:type="dxa"/>
            <w:shd w:val="clear" w:color="auto" w:fill="auto"/>
            <w:vAlign w:val="center"/>
          </w:tcPr>
          <w:p w14:paraId="47C35C83" w14:textId="77777777" w:rsidR="008C4354" w:rsidRPr="00DC3EAE" w:rsidRDefault="008C4354" w:rsidP="000917CD">
            <w:pPr>
              <w:spacing w:line="480" w:lineRule="auto"/>
              <w:jc w:val="center"/>
              <w:rPr>
                <w:i/>
                <w:iCs/>
                <w:sz w:val="22"/>
              </w:rPr>
            </w:pPr>
            <w:r w:rsidRPr="00DC3EAE">
              <w:rPr>
                <w:sz w:val="22"/>
              </w:rPr>
              <w:t>2013</w:t>
            </w:r>
          </w:p>
        </w:tc>
      </w:tr>
      <w:tr w:rsidR="008C4354" w:rsidRPr="00DC3EAE" w14:paraId="7C86C3AB" w14:textId="77777777" w:rsidTr="000917CD">
        <w:tc>
          <w:tcPr>
            <w:tcW w:w="2340" w:type="dxa"/>
            <w:shd w:val="clear" w:color="auto" w:fill="auto"/>
            <w:vAlign w:val="center"/>
          </w:tcPr>
          <w:p w14:paraId="7E6D04C9" w14:textId="77777777" w:rsidR="008C4354" w:rsidRPr="00DC3EAE" w:rsidRDefault="008C4354" w:rsidP="000917CD">
            <w:pPr>
              <w:spacing w:line="480" w:lineRule="auto"/>
              <w:jc w:val="center"/>
              <w:rPr>
                <w:sz w:val="22"/>
              </w:rPr>
            </w:pPr>
            <w:r w:rsidRPr="00DC3EAE">
              <w:rPr>
                <w:sz w:val="22"/>
              </w:rPr>
              <w:t xml:space="preserve">    1.06*</w:t>
            </w:r>
          </w:p>
        </w:tc>
        <w:tc>
          <w:tcPr>
            <w:tcW w:w="1980" w:type="dxa"/>
            <w:shd w:val="clear" w:color="auto" w:fill="auto"/>
            <w:vAlign w:val="center"/>
          </w:tcPr>
          <w:p w14:paraId="375D9685" w14:textId="77777777" w:rsidR="008C4354" w:rsidRPr="00DC3EAE" w:rsidRDefault="008C4354" w:rsidP="000917CD">
            <w:pPr>
              <w:spacing w:line="480" w:lineRule="auto"/>
              <w:jc w:val="center"/>
              <w:rPr>
                <w:sz w:val="22"/>
              </w:rPr>
            </w:pPr>
            <w:r>
              <w:rPr>
                <w:sz w:val="22"/>
              </w:rPr>
              <w:t>n</w:t>
            </w:r>
            <w:r w:rsidRPr="00DC3EAE">
              <w:rPr>
                <w:sz w:val="22"/>
              </w:rPr>
              <w:t>s</w:t>
            </w:r>
          </w:p>
        </w:tc>
        <w:tc>
          <w:tcPr>
            <w:tcW w:w="1710" w:type="dxa"/>
            <w:shd w:val="clear" w:color="auto" w:fill="auto"/>
            <w:vAlign w:val="center"/>
          </w:tcPr>
          <w:p w14:paraId="1C643DC4" w14:textId="77777777" w:rsidR="008C4354" w:rsidRPr="00DC3EAE" w:rsidRDefault="008C4354" w:rsidP="000917CD">
            <w:pPr>
              <w:spacing w:line="480" w:lineRule="auto"/>
              <w:jc w:val="center"/>
              <w:rPr>
                <w:sz w:val="22"/>
              </w:rPr>
            </w:pPr>
            <w:r>
              <w:rPr>
                <w:sz w:val="22"/>
              </w:rPr>
              <w:t>n</w:t>
            </w:r>
            <w:r w:rsidRPr="00DC3EAE">
              <w:rPr>
                <w:sz w:val="22"/>
              </w:rPr>
              <w:t>s</w:t>
            </w:r>
          </w:p>
        </w:tc>
        <w:tc>
          <w:tcPr>
            <w:tcW w:w="1692" w:type="dxa"/>
            <w:shd w:val="clear" w:color="auto" w:fill="auto"/>
            <w:vAlign w:val="center"/>
          </w:tcPr>
          <w:p w14:paraId="4CA24CB0" w14:textId="77777777" w:rsidR="008C4354" w:rsidRPr="00DC3EAE" w:rsidRDefault="008C4354" w:rsidP="000917CD">
            <w:pPr>
              <w:spacing w:line="480" w:lineRule="auto"/>
              <w:jc w:val="center"/>
              <w:rPr>
                <w:sz w:val="22"/>
              </w:rPr>
            </w:pPr>
            <w:r w:rsidRPr="00DC3EAE">
              <w:rPr>
                <w:i/>
                <w:iCs/>
                <w:sz w:val="22"/>
              </w:rPr>
              <w:t>-</w:t>
            </w:r>
          </w:p>
        </w:tc>
        <w:tc>
          <w:tcPr>
            <w:tcW w:w="791" w:type="dxa"/>
            <w:shd w:val="clear" w:color="auto" w:fill="auto"/>
            <w:vAlign w:val="center"/>
          </w:tcPr>
          <w:p w14:paraId="0964D688" w14:textId="77777777" w:rsidR="008C4354" w:rsidRPr="00DC3EAE" w:rsidRDefault="008C4354" w:rsidP="000917CD">
            <w:pPr>
              <w:spacing w:line="480" w:lineRule="auto"/>
              <w:jc w:val="center"/>
              <w:rPr>
                <w:i/>
                <w:iCs/>
                <w:sz w:val="22"/>
              </w:rPr>
            </w:pPr>
            <w:r w:rsidRPr="00DC3EAE">
              <w:rPr>
                <w:sz w:val="22"/>
              </w:rPr>
              <w:t>2014</w:t>
            </w:r>
          </w:p>
        </w:tc>
      </w:tr>
      <w:tr w:rsidR="008C4354" w:rsidRPr="00DC3EAE" w14:paraId="51788C1C" w14:textId="77777777" w:rsidTr="000917CD">
        <w:tc>
          <w:tcPr>
            <w:tcW w:w="2340" w:type="dxa"/>
            <w:shd w:val="clear" w:color="auto" w:fill="auto"/>
            <w:vAlign w:val="center"/>
          </w:tcPr>
          <w:p w14:paraId="590D7406" w14:textId="77777777" w:rsidR="008C4354" w:rsidRPr="00DC3EAE" w:rsidRDefault="008C4354" w:rsidP="000917CD">
            <w:pPr>
              <w:spacing w:line="480" w:lineRule="auto"/>
              <w:jc w:val="center"/>
              <w:rPr>
                <w:sz w:val="22"/>
              </w:rPr>
            </w:pPr>
            <w:r w:rsidRPr="00DC3EAE">
              <w:rPr>
                <w:sz w:val="22"/>
              </w:rPr>
              <w:t>ns</w:t>
            </w:r>
          </w:p>
        </w:tc>
        <w:tc>
          <w:tcPr>
            <w:tcW w:w="1980" w:type="dxa"/>
            <w:shd w:val="clear" w:color="auto" w:fill="auto"/>
            <w:vAlign w:val="center"/>
          </w:tcPr>
          <w:p w14:paraId="74290296" w14:textId="77777777" w:rsidR="008C4354" w:rsidRPr="00DC3EAE" w:rsidRDefault="008C4354" w:rsidP="000917CD">
            <w:pPr>
              <w:spacing w:line="480" w:lineRule="auto"/>
              <w:jc w:val="center"/>
              <w:rPr>
                <w:sz w:val="22"/>
              </w:rPr>
            </w:pPr>
            <w:r>
              <w:rPr>
                <w:sz w:val="22"/>
              </w:rPr>
              <w:t>n</w:t>
            </w:r>
            <w:r w:rsidRPr="00DC3EAE">
              <w:rPr>
                <w:sz w:val="22"/>
              </w:rPr>
              <w:t>s</w:t>
            </w:r>
          </w:p>
        </w:tc>
        <w:tc>
          <w:tcPr>
            <w:tcW w:w="1710" w:type="dxa"/>
            <w:shd w:val="clear" w:color="auto" w:fill="auto"/>
            <w:vAlign w:val="center"/>
          </w:tcPr>
          <w:p w14:paraId="645530B9" w14:textId="77777777" w:rsidR="008C4354" w:rsidRPr="00DC3EAE" w:rsidRDefault="008C4354" w:rsidP="000917CD">
            <w:pPr>
              <w:spacing w:line="480" w:lineRule="auto"/>
              <w:jc w:val="center"/>
              <w:rPr>
                <w:sz w:val="22"/>
              </w:rPr>
            </w:pPr>
            <w:r>
              <w:rPr>
                <w:sz w:val="22"/>
              </w:rPr>
              <w:t>n</w:t>
            </w:r>
            <w:r w:rsidRPr="00DC3EAE">
              <w:rPr>
                <w:sz w:val="22"/>
              </w:rPr>
              <w:t>s</w:t>
            </w:r>
          </w:p>
        </w:tc>
        <w:tc>
          <w:tcPr>
            <w:tcW w:w="1692" w:type="dxa"/>
            <w:shd w:val="clear" w:color="auto" w:fill="auto"/>
            <w:vAlign w:val="center"/>
          </w:tcPr>
          <w:p w14:paraId="333B0957" w14:textId="77777777" w:rsidR="008C4354" w:rsidRPr="00DC3EAE" w:rsidRDefault="008C4354" w:rsidP="000917CD">
            <w:pPr>
              <w:spacing w:line="480" w:lineRule="auto"/>
              <w:jc w:val="center"/>
              <w:rPr>
                <w:sz w:val="22"/>
              </w:rPr>
            </w:pPr>
            <w:r w:rsidRPr="00DC3EAE">
              <w:rPr>
                <w:sz w:val="22"/>
              </w:rPr>
              <w:t>ns</w:t>
            </w:r>
          </w:p>
        </w:tc>
        <w:tc>
          <w:tcPr>
            <w:tcW w:w="791" w:type="dxa"/>
            <w:shd w:val="clear" w:color="auto" w:fill="auto"/>
            <w:vAlign w:val="center"/>
          </w:tcPr>
          <w:p w14:paraId="7AE22A2A" w14:textId="77777777" w:rsidR="008C4354" w:rsidRPr="00DC3EAE" w:rsidRDefault="008C4354" w:rsidP="000917CD">
            <w:pPr>
              <w:spacing w:line="480" w:lineRule="auto"/>
              <w:jc w:val="center"/>
              <w:rPr>
                <w:sz w:val="22"/>
              </w:rPr>
            </w:pPr>
            <w:r w:rsidRPr="00DC3EAE">
              <w:rPr>
                <w:sz w:val="22"/>
              </w:rPr>
              <w:t>2020</w:t>
            </w:r>
          </w:p>
        </w:tc>
      </w:tr>
      <w:tr w:rsidR="008C4354" w:rsidRPr="00DC3EAE" w14:paraId="3ACD38A3" w14:textId="77777777" w:rsidTr="000917CD">
        <w:tc>
          <w:tcPr>
            <w:tcW w:w="2340" w:type="dxa"/>
            <w:tcBorders>
              <w:bottom w:val="single" w:sz="4" w:space="0" w:color="auto"/>
            </w:tcBorders>
            <w:shd w:val="clear" w:color="auto" w:fill="auto"/>
            <w:vAlign w:val="center"/>
          </w:tcPr>
          <w:p w14:paraId="18A3FBF2" w14:textId="77777777" w:rsidR="008C4354" w:rsidRPr="00DC3EAE" w:rsidRDefault="008C4354" w:rsidP="000917CD">
            <w:pPr>
              <w:spacing w:line="480" w:lineRule="auto"/>
              <w:jc w:val="center"/>
              <w:rPr>
                <w:sz w:val="22"/>
              </w:rPr>
            </w:pPr>
            <w:r w:rsidRPr="00DC3EAE">
              <w:rPr>
                <w:sz w:val="22"/>
              </w:rPr>
              <w:t>ns</w:t>
            </w:r>
          </w:p>
        </w:tc>
        <w:tc>
          <w:tcPr>
            <w:tcW w:w="1980" w:type="dxa"/>
            <w:tcBorders>
              <w:bottom w:val="single" w:sz="4" w:space="0" w:color="auto"/>
            </w:tcBorders>
            <w:shd w:val="clear" w:color="auto" w:fill="auto"/>
            <w:vAlign w:val="center"/>
          </w:tcPr>
          <w:p w14:paraId="66052A5C" w14:textId="77777777" w:rsidR="008C4354" w:rsidRPr="00DC3EAE" w:rsidRDefault="008C4354" w:rsidP="000917CD">
            <w:pPr>
              <w:spacing w:line="480" w:lineRule="auto"/>
              <w:jc w:val="center"/>
              <w:rPr>
                <w:sz w:val="22"/>
              </w:rPr>
            </w:pPr>
            <w:r>
              <w:rPr>
                <w:sz w:val="22"/>
              </w:rPr>
              <w:t>n</w:t>
            </w:r>
            <w:r w:rsidRPr="00DC3EAE">
              <w:rPr>
                <w:sz w:val="22"/>
              </w:rPr>
              <w:t>s</w:t>
            </w:r>
          </w:p>
        </w:tc>
        <w:tc>
          <w:tcPr>
            <w:tcW w:w="1710" w:type="dxa"/>
            <w:tcBorders>
              <w:bottom w:val="single" w:sz="4" w:space="0" w:color="auto"/>
            </w:tcBorders>
            <w:shd w:val="clear" w:color="auto" w:fill="auto"/>
            <w:vAlign w:val="center"/>
          </w:tcPr>
          <w:p w14:paraId="6F36F525" w14:textId="77777777" w:rsidR="008C4354" w:rsidRPr="00DC3EAE" w:rsidRDefault="008C4354" w:rsidP="000917CD">
            <w:pPr>
              <w:spacing w:line="480" w:lineRule="auto"/>
              <w:jc w:val="center"/>
              <w:rPr>
                <w:sz w:val="22"/>
              </w:rPr>
            </w:pPr>
            <w:r>
              <w:rPr>
                <w:sz w:val="22"/>
              </w:rPr>
              <w:t>n</w:t>
            </w:r>
            <w:r w:rsidRPr="00DC3EAE">
              <w:rPr>
                <w:sz w:val="22"/>
              </w:rPr>
              <w:t>s</w:t>
            </w:r>
          </w:p>
        </w:tc>
        <w:tc>
          <w:tcPr>
            <w:tcW w:w="1692" w:type="dxa"/>
            <w:tcBorders>
              <w:bottom w:val="single" w:sz="4" w:space="0" w:color="auto"/>
            </w:tcBorders>
            <w:shd w:val="clear" w:color="auto" w:fill="auto"/>
            <w:vAlign w:val="center"/>
          </w:tcPr>
          <w:p w14:paraId="2A677199" w14:textId="77777777" w:rsidR="008C4354" w:rsidRPr="00DC3EAE" w:rsidRDefault="008C4354" w:rsidP="000917CD">
            <w:pPr>
              <w:spacing w:line="480" w:lineRule="auto"/>
              <w:jc w:val="center"/>
              <w:rPr>
                <w:sz w:val="22"/>
              </w:rPr>
            </w:pPr>
            <w:r w:rsidRPr="00DC3EAE">
              <w:rPr>
                <w:sz w:val="22"/>
              </w:rPr>
              <w:t>ns</w:t>
            </w:r>
          </w:p>
        </w:tc>
        <w:tc>
          <w:tcPr>
            <w:tcW w:w="791" w:type="dxa"/>
            <w:tcBorders>
              <w:bottom w:val="single" w:sz="4" w:space="0" w:color="auto"/>
            </w:tcBorders>
            <w:shd w:val="clear" w:color="auto" w:fill="auto"/>
            <w:vAlign w:val="center"/>
          </w:tcPr>
          <w:p w14:paraId="5D7DB673" w14:textId="77777777" w:rsidR="008C4354" w:rsidRPr="00DC3EAE" w:rsidRDefault="008C4354" w:rsidP="000917CD">
            <w:pPr>
              <w:spacing w:line="480" w:lineRule="auto"/>
              <w:jc w:val="center"/>
              <w:rPr>
                <w:sz w:val="22"/>
              </w:rPr>
            </w:pPr>
            <w:r w:rsidRPr="00DC3EAE">
              <w:rPr>
                <w:sz w:val="22"/>
              </w:rPr>
              <w:t>2019</w:t>
            </w:r>
          </w:p>
        </w:tc>
      </w:tr>
      <w:tr w:rsidR="008C4354" w:rsidRPr="00DC3EAE" w14:paraId="256728E2" w14:textId="77777777" w:rsidTr="000917CD">
        <w:tc>
          <w:tcPr>
            <w:tcW w:w="8513" w:type="dxa"/>
            <w:gridSpan w:val="5"/>
            <w:tcBorders>
              <w:top w:val="single" w:sz="4" w:space="0" w:color="auto"/>
            </w:tcBorders>
            <w:shd w:val="clear" w:color="auto" w:fill="auto"/>
            <w:vAlign w:val="center"/>
          </w:tcPr>
          <w:p w14:paraId="6E029D67" w14:textId="77777777" w:rsidR="008C4354" w:rsidRPr="00DC3EAE" w:rsidRDefault="008C4354" w:rsidP="000917CD">
            <w:pPr>
              <w:spacing w:line="480" w:lineRule="auto"/>
              <w:rPr>
                <w:sz w:val="18"/>
              </w:rPr>
            </w:pPr>
            <w:r w:rsidRPr="00DC3EAE">
              <w:rPr>
                <w:sz w:val="20"/>
              </w:rPr>
              <w:t>†Ordered by largest to smallest estimated rotation effect on maize grain yield</w:t>
            </w:r>
          </w:p>
          <w:p w14:paraId="755D709A" w14:textId="77777777" w:rsidR="008C4354" w:rsidRPr="00DC3EAE" w:rsidRDefault="008C4354" w:rsidP="000917CD">
            <w:pPr>
              <w:spacing w:line="480" w:lineRule="auto"/>
              <w:rPr>
                <w:sz w:val="20"/>
              </w:rPr>
            </w:pPr>
            <w:r w:rsidRPr="00DC3EAE">
              <w:rPr>
                <w:sz w:val="20"/>
              </w:rPr>
              <w:t>* p&lt;0.10, **p&lt;0.05, ***p&lt;0.01, ns: not significant</w:t>
            </w:r>
          </w:p>
          <w:p w14:paraId="1CB5AB46" w14:textId="77777777" w:rsidR="008C4354" w:rsidRPr="00DC3EAE" w:rsidRDefault="008C4354" w:rsidP="000917CD">
            <w:pPr>
              <w:spacing w:line="480" w:lineRule="auto"/>
              <w:rPr>
                <w:sz w:val="20"/>
              </w:rPr>
            </w:pPr>
            <w:r w:rsidRPr="00DC3EAE">
              <w:rPr>
                <w:sz w:val="20"/>
              </w:rPr>
              <w:t>- indicates no data was collected that year</w:t>
            </w:r>
          </w:p>
          <w:p w14:paraId="0078627E" w14:textId="77777777" w:rsidR="008C4354" w:rsidRPr="00DC3EAE" w:rsidRDefault="008C4354" w:rsidP="000917CD">
            <w:pPr>
              <w:spacing w:line="480" w:lineRule="auto"/>
              <w:rPr>
                <w:sz w:val="20"/>
              </w:rPr>
            </w:pPr>
          </w:p>
        </w:tc>
      </w:tr>
    </w:tbl>
    <w:p w14:paraId="093DC2C5" w14:textId="21C4D641" w:rsidR="008C4354" w:rsidRDefault="008C4354" w:rsidP="008C4354">
      <w:pPr>
        <w:pStyle w:val="Body"/>
      </w:pPr>
    </w:p>
    <w:p w14:paraId="175C438C" w14:textId="77777777" w:rsidR="00671ED9" w:rsidRPr="0081223E" w:rsidRDefault="00671ED9" w:rsidP="008C4354">
      <w:pPr>
        <w:pStyle w:val="Body"/>
        <w:rPr>
          <w:ins w:id="22" w:author="Osterholz, Will - ARS" w:date="2022-08-12T10:48:00Z"/>
        </w:rPr>
      </w:pPr>
    </w:p>
    <w:p w14:paraId="2165A94E" w14:textId="77777777" w:rsidR="008C4354" w:rsidRPr="00C66EC9" w:rsidRDefault="008C4354" w:rsidP="008C4354">
      <w:pPr>
        <w:pStyle w:val="Heading2"/>
      </w:pPr>
      <w:bookmarkStart w:id="23" w:name="_Toc83115541"/>
      <w:r w:rsidRPr="00C66EC9">
        <w:lastRenderedPageBreak/>
        <w:t>Soil moisture</w:t>
      </w:r>
      <w:bookmarkEnd w:id="23"/>
    </w:p>
    <w:p w14:paraId="541CCF7B" w14:textId="77777777" w:rsidR="008C4354" w:rsidRDefault="008C4354" w:rsidP="008C4354">
      <w:pPr>
        <w:pStyle w:val="Body"/>
      </w:pPr>
      <w:r>
        <w:t>In both years of measurement, the complex system’s soil moisture at 15 cm depth was significantly lower for the first month following planting (</w:t>
      </w:r>
      <w:r w:rsidRPr="00327EF2">
        <w:rPr>
          <w:b/>
          <w:bCs/>
        </w:rPr>
        <w:t>Figure S5</w:t>
      </w:r>
      <w:r>
        <w:t>). After that period, the effects were not consistent across years; in 2018 the simple system soil was consistently wetter than the complex system’s soil, but in 2019 there was no difference. The same patterns were present at the 45 cm depth.</w:t>
      </w:r>
      <w:bookmarkStart w:id="24" w:name="_Toc83115542"/>
    </w:p>
    <w:p w14:paraId="705079B9" w14:textId="77777777" w:rsidR="008C4354" w:rsidRPr="0081223E" w:rsidRDefault="008C4354" w:rsidP="008C4354">
      <w:pPr>
        <w:pStyle w:val="Heading1"/>
      </w:pPr>
      <w:r>
        <w:t>Discussion</w:t>
      </w:r>
      <w:bookmarkEnd w:id="24"/>
    </w:p>
    <w:p w14:paraId="5A5A9874" w14:textId="5D88184E" w:rsidR="008C4354" w:rsidRDefault="008C4354" w:rsidP="008C4354">
      <w:pPr>
        <w:pStyle w:val="Body"/>
        <w:rPr>
          <w:color w:val="auto"/>
        </w:rPr>
      </w:pPr>
      <w:r w:rsidRPr="0081223E">
        <w:t xml:space="preserve">In this study, we tested the hypothesis that </w:t>
      </w:r>
      <w:r>
        <w:t xml:space="preserve">maize grown in a more </w:t>
      </w:r>
      <w:r w:rsidRPr="0081223E">
        <w:t>complex</w:t>
      </w:r>
      <w:r>
        <w:t xml:space="preserve"> rotation system </w:t>
      </w:r>
      <w:r w:rsidRPr="0081223E">
        <w:t>invest</w:t>
      </w:r>
      <w:r>
        <w:t>s</w:t>
      </w:r>
      <w:r w:rsidRPr="0081223E">
        <w:t xml:space="preserve"> less resources into root growth but</w:t>
      </w:r>
      <w:r>
        <w:t xml:space="preserve"> produces a root system that is associated with an increased likelihood of higher grain yields. </w:t>
      </w:r>
      <w:r w:rsidRPr="0081223E">
        <w:t>While our data do not establish direct caus</w:t>
      </w:r>
      <w:r>
        <w:t>e-effect relationships, they are</w:t>
      </w:r>
      <w:r w:rsidRPr="0081223E">
        <w:t xml:space="preserve"> consistent with this hypothesis.</w:t>
      </w:r>
      <w:r>
        <w:t xml:space="preserve"> </w:t>
      </w:r>
      <w:r w:rsidR="00671ED9" w:rsidRPr="00671ED9">
        <w:rPr>
          <w:color w:val="FF0000"/>
        </w:rPr>
        <w:t xml:space="preserve">We posit that maize grown in the complex rotation invested less resources in shallow roots and achieved a deeper and more functional root structure compared to maize in the simple rotation. It is possible that this ‘deeper and cheaper’ root layout provided resilience against un-favorable growing conditions, regardless of their timing, leading to increased resource acquisition and significantly higher grain yields in some years. </w:t>
      </w:r>
      <w:r>
        <w:rPr>
          <w:color w:val="auto"/>
        </w:rPr>
        <w:t xml:space="preserve">We </w:t>
      </w:r>
      <w:commentRangeStart w:id="25"/>
      <w:r w:rsidRPr="00EF4AAD">
        <w:rPr>
          <w:color w:val="auto"/>
        </w:rPr>
        <w:t xml:space="preserve">posit that the investment in roots deeper in the soil profile seen in the complex system does not guarantee higher maize yields, but rather it </w:t>
      </w:r>
      <w:r>
        <w:rPr>
          <w:color w:val="auto"/>
        </w:rPr>
        <w:t xml:space="preserve">increases the likelihood the plant can withstand </w:t>
      </w:r>
      <w:r w:rsidRPr="00EF4AAD">
        <w:rPr>
          <w:color w:val="auto"/>
        </w:rPr>
        <w:t>certain unfavorable growing conditions</w:t>
      </w:r>
      <w:r>
        <w:rPr>
          <w:color w:val="auto"/>
        </w:rPr>
        <w:t xml:space="preserve"> and produce higher grain yields compared to maize grown in the simpler rotation</w:t>
      </w:r>
      <w:commentRangeEnd w:id="25"/>
      <w:r>
        <w:rPr>
          <w:rStyle w:val="CommentReference"/>
          <w:color w:val="auto"/>
        </w:rPr>
        <w:commentReference w:id="25"/>
      </w:r>
      <w:r w:rsidRPr="00EF4AAD">
        <w:rPr>
          <w:color w:val="auto"/>
        </w:rPr>
        <w:t xml:space="preserve">. </w:t>
      </w:r>
      <w:r>
        <w:rPr>
          <w:color w:val="auto"/>
        </w:rPr>
        <w:t xml:space="preserve">Our study suggests this is </w:t>
      </w:r>
      <w:r w:rsidRPr="00EF4AAD">
        <w:rPr>
          <w:color w:val="auto"/>
        </w:rPr>
        <w:t xml:space="preserve">a ‘no-cost’ benefit, as evidenced by the </w:t>
      </w:r>
      <w:r>
        <w:rPr>
          <w:color w:val="auto"/>
        </w:rPr>
        <w:t>maize grown in the complex system achieving equal or higher grain yields compared to</w:t>
      </w:r>
      <w:r w:rsidRPr="00EF4AAD">
        <w:rPr>
          <w:color w:val="auto"/>
        </w:rPr>
        <w:t xml:space="preserve"> the maize</w:t>
      </w:r>
      <w:r>
        <w:rPr>
          <w:color w:val="auto"/>
        </w:rPr>
        <w:t xml:space="preserve"> grown</w:t>
      </w:r>
      <w:r w:rsidRPr="00EF4AAD">
        <w:rPr>
          <w:color w:val="auto"/>
        </w:rPr>
        <w:t xml:space="preserve"> in the simple system</w:t>
      </w:r>
      <w:r>
        <w:rPr>
          <w:color w:val="auto"/>
        </w:rPr>
        <w:t xml:space="preserve"> (</w:t>
      </w:r>
      <w:r w:rsidRPr="006338A9">
        <w:rPr>
          <w:b/>
          <w:bCs/>
          <w:color w:val="auto"/>
        </w:rPr>
        <w:t>Figure 1</w:t>
      </w:r>
      <w:r>
        <w:rPr>
          <w:color w:val="auto"/>
        </w:rPr>
        <w:t>). W</w:t>
      </w:r>
      <w:r w:rsidRPr="00EF4AAD">
        <w:rPr>
          <w:color w:val="auto"/>
        </w:rPr>
        <w:t xml:space="preserve">hile our dataset is not conclusive, it is </w:t>
      </w:r>
      <w:r w:rsidRPr="00EF4AAD">
        <w:rPr>
          <w:color w:val="auto"/>
        </w:rPr>
        <w:lastRenderedPageBreak/>
        <w:t>consistent with our hypotheses</w:t>
      </w:r>
      <w:r>
        <w:rPr>
          <w:color w:val="auto"/>
        </w:rPr>
        <w:t xml:space="preserve"> and provides novel new information that enriches our knowledge base on the rotation effect</w:t>
      </w:r>
      <w:r w:rsidRPr="00EF4AAD">
        <w:rPr>
          <w:color w:val="auto"/>
        </w:rPr>
        <w:t xml:space="preserve">. </w:t>
      </w:r>
    </w:p>
    <w:p w14:paraId="609789DB" w14:textId="77777777" w:rsidR="008C4354" w:rsidRPr="00EF4AAD" w:rsidRDefault="008C4354" w:rsidP="008C4354">
      <w:pPr>
        <w:pStyle w:val="Body"/>
        <w:rPr>
          <w:color w:val="auto"/>
        </w:rPr>
      </w:pPr>
      <w:r>
        <w:t>The distribution of root mass in the two rotation systems differed, as did the total root mass added. The maize grown in the simple rotation added more root mass in the 0-15 cm depth compared to the maize in the complex rotation, but below 15 cm there was no difference in the added root mass (</w:t>
      </w:r>
      <w:r w:rsidRPr="00F11FE3">
        <w:rPr>
          <w:b/>
          <w:bCs/>
        </w:rPr>
        <w:t>Figure 3</w:t>
      </w:r>
      <w:r>
        <w:t xml:space="preserve">). </w:t>
      </w:r>
      <w:r w:rsidRPr="00002B8F">
        <w:rPr>
          <w:color w:val="FF0000"/>
        </w:rPr>
        <w:t>Previous work has shown the depth to the water table is associated with differences in maize root distributions (Nichols et al. 2019), but to our knowledge there no reports of cropping system histories affecting maize root distributions.</w:t>
      </w:r>
      <w:r>
        <w:t xml:space="preserve">  In the present study, we measured water table heights in two plots in 2019 (unpublished data) and found the rotation treatment had no discernible affect on water table dynamics, indicating the differences in root distributions between the treatments were not due to differences in the depth to the water table. In addition to adding less root mass to the shallow soil profile (0-15 cm), </w:t>
      </w:r>
      <w:r>
        <w:rPr>
          <w:color w:val="auto"/>
        </w:rPr>
        <w:t>maize grown in</w:t>
      </w:r>
      <w:r w:rsidRPr="00EF4AAD">
        <w:rPr>
          <w:color w:val="auto"/>
        </w:rPr>
        <w:t xml:space="preserve"> the complex rotation achieved a deeper maximum rooting depth in </w:t>
      </w:r>
      <w:r>
        <w:rPr>
          <w:color w:val="auto"/>
        </w:rPr>
        <w:t>all three years of measurement</w:t>
      </w:r>
      <w:r w:rsidRPr="00EF4AAD">
        <w:rPr>
          <w:color w:val="auto"/>
        </w:rPr>
        <w:t>, which covered widely ranging environmental conditions (</w:t>
      </w:r>
      <w:r w:rsidRPr="00327EF2">
        <w:rPr>
          <w:b/>
          <w:bCs/>
          <w:color w:val="auto"/>
        </w:rPr>
        <w:t>Figure 1</w:t>
      </w:r>
      <w:r w:rsidRPr="00EF4AAD">
        <w:rPr>
          <w:color w:val="auto"/>
        </w:rPr>
        <w:t>).</w:t>
      </w:r>
    </w:p>
    <w:p w14:paraId="30909018" w14:textId="77777777" w:rsidR="008C4354" w:rsidRDefault="008C4354" w:rsidP="008C4354">
      <w:pPr>
        <w:pStyle w:val="Body"/>
        <w:rPr>
          <w:color w:val="auto"/>
        </w:rPr>
      </w:pPr>
      <w:r>
        <w:t xml:space="preserve">Across the entire 0-60 cm soil profile, the investment in total maize </w:t>
      </w:r>
      <w:r w:rsidRPr="00EF4AAD">
        <w:rPr>
          <w:color w:val="auto"/>
        </w:rPr>
        <w:t>root mass was greater in the simple rotation than in the more complex rotation</w:t>
      </w:r>
      <w:r>
        <w:rPr>
          <w:color w:val="auto"/>
        </w:rPr>
        <w:t xml:space="preserve"> (</w:t>
      </w:r>
      <w:r w:rsidRPr="00002B8F">
        <w:rPr>
          <w:b/>
          <w:bCs/>
          <w:color w:val="auto"/>
        </w:rPr>
        <w:t>Figure 3</w:t>
      </w:r>
      <w:r>
        <w:rPr>
          <w:color w:val="auto"/>
        </w:rPr>
        <w:t>)</w:t>
      </w:r>
      <w:r w:rsidRPr="00EF4AAD">
        <w:rPr>
          <w:color w:val="auto"/>
        </w:rPr>
        <w:t xml:space="preserve">. There was no significant effect of year on the differences in root mass, suggesting the root differences may be consistent </w:t>
      </w:r>
      <w:r>
        <w:rPr>
          <w:color w:val="auto"/>
        </w:rPr>
        <w:t xml:space="preserve">across years. </w:t>
      </w:r>
      <w:r w:rsidRPr="00EF4AAD">
        <w:rPr>
          <w:color w:val="auto"/>
        </w:rPr>
        <w:t xml:space="preserve">While the lower investment in shallow roots and </w:t>
      </w:r>
      <w:r>
        <w:rPr>
          <w:color w:val="auto"/>
        </w:rPr>
        <w:t xml:space="preserve">deeper </w:t>
      </w:r>
      <w:r w:rsidRPr="00EF4AAD">
        <w:rPr>
          <w:color w:val="auto"/>
        </w:rPr>
        <w:t>rooting depth</w:t>
      </w:r>
      <w:r>
        <w:rPr>
          <w:color w:val="auto"/>
        </w:rPr>
        <w:t>s</w:t>
      </w:r>
      <w:r w:rsidRPr="00EF4AAD">
        <w:rPr>
          <w:color w:val="auto"/>
        </w:rPr>
        <w:t xml:space="preserve"> </w:t>
      </w:r>
      <w:r>
        <w:rPr>
          <w:color w:val="auto"/>
        </w:rPr>
        <w:t>were</w:t>
      </w:r>
      <w:r w:rsidRPr="00EF4AAD">
        <w:rPr>
          <w:color w:val="auto"/>
        </w:rPr>
        <w:t xml:space="preserve"> consistent characteristics of maize grown in the more complex rotation, these differences did not always correspond with higher grain yields – i.e., not all growing season</w:t>
      </w:r>
      <w:r>
        <w:rPr>
          <w:color w:val="auto"/>
        </w:rPr>
        <w:t xml:space="preserve"> conditions</w:t>
      </w:r>
      <w:r w:rsidRPr="00EF4AAD">
        <w:rPr>
          <w:color w:val="auto"/>
        </w:rPr>
        <w:t xml:space="preserve"> offer a yield benefit to ‘steeper and cheaper’ roots. However, the fact that the maize growth advantage was not consistently timed in the years when there was a large rotation effect on maize yield (</w:t>
      </w:r>
      <w:r w:rsidRPr="00327EF2">
        <w:rPr>
          <w:b/>
          <w:bCs/>
          <w:color w:val="auto"/>
        </w:rPr>
        <w:t xml:space="preserve">Table </w:t>
      </w:r>
      <w:r w:rsidRPr="00327EF2">
        <w:rPr>
          <w:b/>
          <w:bCs/>
          <w:color w:val="auto"/>
        </w:rPr>
        <w:lastRenderedPageBreak/>
        <w:t>3</w:t>
      </w:r>
      <w:r w:rsidRPr="00EF4AAD">
        <w:rPr>
          <w:color w:val="auto"/>
        </w:rPr>
        <w:t xml:space="preserve">) suggests </w:t>
      </w:r>
      <w:commentRangeStart w:id="26"/>
      <w:r w:rsidRPr="00EF4AAD">
        <w:rPr>
          <w:color w:val="auto"/>
        </w:rPr>
        <w:t>this root layout may provide the plant with</w:t>
      </w:r>
      <w:r>
        <w:rPr>
          <w:color w:val="auto"/>
        </w:rPr>
        <w:t xml:space="preserve"> greater nitrogen uptake (Osterholz et al. 2019) and/or</w:t>
      </w:r>
      <w:r w:rsidRPr="00EF4AAD">
        <w:rPr>
          <w:color w:val="auto"/>
        </w:rPr>
        <w:t xml:space="preserve"> resilience against unfavorable conditions, regardless of their timing</w:t>
      </w:r>
      <w:commentRangeEnd w:id="26"/>
      <w:r>
        <w:rPr>
          <w:rStyle w:val="CommentReference"/>
          <w:color w:val="auto"/>
        </w:rPr>
        <w:commentReference w:id="26"/>
      </w:r>
      <w:r w:rsidRPr="00EF4AAD">
        <w:rPr>
          <w:color w:val="auto"/>
        </w:rPr>
        <w:t xml:space="preserve">. </w:t>
      </w:r>
    </w:p>
    <w:p w14:paraId="34F4B406" w14:textId="77777777" w:rsidR="008C4354" w:rsidRPr="00EE38B8" w:rsidRDefault="008C4354" w:rsidP="008C4354">
      <w:pPr>
        <w:pStyle w:val="Body"/>
      </w:pPr>
      <w:commentRangeStart w:id="27"/>
      <w:r w:rsidRPr="00EE38B8">
        <w:t xml:space="preserve">The </w:t>
      </w:r>
      <w:commentRangeStart w:id="28"/>
      <w:r w:rsidRPr="00EE38B8">
        <w:t xml:space="preserve">causes for </w:t>
      </w:r>
      <w:commentRangeEnd w:id="28"/>
      <w:r>
        <w:rPr>
          <w:rStyle w:val="CommentReference"/>
          <w:color w:val="auto"/>
        </w:rPr>
        <w:commentReference w:id="28"/>
      </w:r>
      <w:r w:rsidRPr="00EE38B8">
        <w:t xml:space="preserve">the deeper and cheaper </w:t>
      </w:r>
      <w:commentRangeEnd w:id="27"/>
      <w:r>
        <w:rPr>
          <w:rStyle w:val="CommentReference"/>
          <w:color w:val="auto"/>
        </w:rPr>
        <w:commentReference w:id="27"/>
      </w:r>
      <w:r w:rsidRPr="00EE38B8">
        <w:t xml:space="preserve">root investments in the complex rotation cannot be discerned from this study alone, and </w:t>
      </w:r>
      <w:r>
        <w:t>might</w:t>
      </w:r>
      <w:r w:rsidRPr="00EE38B8">
        <w:t xml:space="preserve"> be physical, chemical, or biological. </w:t>
      </w:r>
      <w:ins w:id="29" w:author="Osterholz, Will - ARS" w:date="2022-03-04T20:23:00Z">
        <w:r>
          <w:t xml:space="preserve">The complex rotation may have caused </w:t>
        </w:r>
      </w:ins>
      <w:ins w:id="30" w:author="Osterholz, Will - ARS" w:date="2022-03-04T20:25:00Z">
        <w:r>
          <w:t>reduced</w:t>
        </w:r>
      </w:ins>
      <w:ins w:id="31" w:author="Osterholz, Will - ARS" w:date="2022-03-04T20:23:00Z">
        <w:r>
          <w:t xml:space="preserve"> soil bulk density due to </w:t>
        </w:r>
      </w:ins>
      <w:del w:id="32" w:author="Osterholz, Will - ARS" w:date="2022-03-04T20:19:00Z">
        <w:r>
          <w:delText xml:space="preserve">Both the </w:delText>
        </w:r>
        <w:r w:rsidRPr="00EE38B8" w:rsidDel="004023CE">
          <w:delText>m</w:delText>
        </w:r>
      </w:del>
      <w:ins w:id="33" w:author="Osterholz, Will - ARS" w:date="2022-03-04T20:23:00Z">
        <w:r>
          <w:t>m</w:t>
        </w:r>
      </w:ins>
      <w:ins w:id="34" w:author="Osterholz, Will - ARS" w:date="2022-08-12T10:48:00Z">
        <w:r w:rsidRPr="00EE38B8">
          <w:t>oldboard</w:t>
        </w:r>
      </w:ins>
      <w:del w:id="35" w:author="Osterholz, Will - ARS" w:date="2022-08-12T10:48:00Z">
        <w:r w:rsidRPr="00EE38B8">
          <w:delText>moldboard</w:delText>
        </w:r>
      </w:del>
      <w:r w:rsidRPr="00EE38B8">
        <w:t xml:space="preserve"> plowing </w:t>
      </w:r>
      <w:r>
        <w:t xml:space="preserve">of the </w:t>
      </w:r>
      <w:r w:rsidRPr="00EE38B8">
        <w:t xml:space="preserve">alfalfa </w:t>
      </w:r>
      <w:r>
        <w:t xml:space="preserve">crop during </w:t>
      </w:r>
      <w:r w:rsidRPr="00EE38B8">
        <w:t>the fall prior to maize planting</w:t>
      </w:r>
      <w:ins w:id="36" w:author="Osterholz, Will - ARS" w:date="2022-03-04T20:19:00Z">
        <w:r>
          <w:t xml:space="preserve"> as well as</w:t>
        </w:r>
      </w:ins>
      <w:del w:id="37" w:author="Osterholz, Will - ARS" w:date="2022-03-04T20:19:00Z">
        <w:r w:rsidDel="004023CE">
          <w:delText xml:space="preserve"> </w:delText>
        </w:r>
        <w:r>
          <w:delText>and the</w:delText>
        </w:r>
      </w:del>
      <w:r>
        <w:t xml:space="preserve"> </w:t>
      </w:r>
      <w:ins w:id="38" w:author="Osterholz, Will - ARS" w:date="2022-03-04T20:19:00Z">
        <w:r>
          <w:t>greater</w:t>
        </w:r>
      </w:ins>
      <w:del w:id="39" w:author="Osterholz, Will - ARS" w:date="2022-03-04T20:19:00Z">
        <w:r>
          <w:delText>higher</w:delText>
        </w:r>
      </w:del>
      <w:r>
        <w:t xml:space="preserve"> particulate organic matter from manure additions </w:t>
      </w:r>
      <w:del w:id="40" w:author="Osterholz, Will - ARS" w:date="2022-03-04T20:23:00Z">
        <w:r>
          <w:delText xml:space="preserve">in the complex rotation </w:delText>
        </w:r>
      </w:del>
      <w:r>
        <w:t>(</w:t>
      </w:r>
      <w:commentRangeStart w:id="41"/>
      <w:r>
        <w:t xml:space="preserve">Poffenbarger </w:t>
      </w:r>
      <w:commentRangeEnd w:id="41"/>
      <w:r>
        <w:rPr>
          <w:rStyle w:val="CommentReference"/>
          <w:color w:val="auto"/>
        </w:rPr>
        <w:commentReference w:id="41"/>
      </w:r>
      <w:r>
        <w:t>et al. 2020</w:t>
      </w:r>
      <w:ins w:id="42" w:author="Osterholz, Will - ARS" w:date="2022-08-12T10:48:00Z">
        <w:r>
          <w:t>)</w:t>
        </w:r>
      </w:ins>
      <w:ins w:id="43" w:author="Osterholz, Will - ARS" w:date="2022-03-04T20:24:00Z">
        <w:r>
          <w:t xml:space="preserve">. Bulk density differences were supported by </w:t>
        </w:r>
      </w:ins>
      <w:del w:id="44" w:author="Osterholz, Will - ARS" w:date="2022-08-12T10:48:00Z">
        <w:r>
          <w:delText>)</w:delText>
        </w:r>
      </w:del>
      <w:del w:id="45" w:author="Osterholz, Will - ARS" w:date="2022-03-04T20:24:00Z">
        <w:r w:rsidRPr="00EE38B8">
          <w:delText xml:space="preserve"> </w:delText>
        </w:r>
        <w:r>
          <w:delText xml:space="preserve">might have contributed </w:delText>
        </w:r>
      </w:del>
      <w:del w:id="46" w:author="Osterholz, Will - ARS" w:date="2022-03-04T20:19:00Z">
        <w:r>
          <w:delText xml:space="preserve">contribute </w:delText>
        </w:r>
      </w:del>
      <w:del w:id="47" w:author="Osterholz, Will - ARS" w:date="2022-03-04T20:24:00Z">
        <w:r>
          <w:delText xml:space="preserve">to </w:delText>
        </w:r>
      </w:del>
      <w:ins w:id="48" w:author="Osterholz, Will - ARS" w:date="2022-03-04T20:24:00Z">
        <w:r w:rsidRPr="00EE38B8">
          <w:t>the lower penetration resistance at planting above the moldboard plowing depths</w:t>
        </w:r>
        <w:r>
          <w:t xml:space="preserve"> which were observed in the present as well as past studies (</w:t>
        </w:r>
        <w:r w:rsidRPr="00EE38B8">
          <w:t>Baldwin-Kordick</w:t>
        </w:r>
        <w:r>
          <w:t xml:space="preserve"> et al.</w:t>
        </w:r>
        <w:r w:rsidRPr="00EE38B8">
          <w:t>, 20</w:t>
        </w:r>
        <w:r>
          <w:t>22)</w:t>
        </w:r>
        <w:r w:rsidRPr="00EE38B8">
          <w:t xml:space="preserve">. </w:t>
        </w:r>
      </w:ins>
      <w:del w:id="49" w:author="Osterholz, Will - ARS" w:date="2022-03-04T20:22:00Z">
        <w:r w:rsidRPr="00EE38B8">
          <w:delText>lower soil bulk densities, demonstrated by the lower penetration resistance at planting above the moldboard plowing depths</w:delText>
        </w:r>
        <w:r>
          <w:delText xml:space="preserve"> which were observed in the present as well as past studies (</w:delText>
        </w:r>
        <w:r w:rsidRPr="00EE38B8">
          <w:delText>Baldwin-Kordick</w:delText>
        </w:r>
        <w:r>
          <w:delText xml:space="preserve"> et al.</w:delText>
        </w:r>
        <w:r w:rsidRPr="00EE38B8">
          <w:delText>, 20</w:delText>
        </w:r>
        <w:r>
          <w:delText>22)</w:delText>
        </w:r>
        <w:r w:rsidRPr="00EE38B8">
          <w:delText xml:space="preserve">. </w:delText>
        </w:r>
      </w:del>
      <w:commentRangeStart w:id="50"/>
      <w:r w:rsidRPr="00EE38B8">
        <w:t>Neither system had resistances high enough to meaningfully impede root penetration</w:t>
      </w:r>
      <w:commentRangeEnd w:id="50"/>
      <w:r>
        <w:rPr>
          <w:rStyle w:val="CommentReference"/>
          <w:color w:val="auto"/>
        </w:rPr>
        <w:commentReference w:id="50"/>
      </w:r>
      <w:r w:rsidRPr="00EE38B8">
        <w:t>, but the differences (</w:t>
      </w:r>
      <w:r>
        <w:t>0.1</w:t>
      </w:r>
      <w:r w:rsidRPr="00EE38B8">
        <w:t>-</w:t>
      </w:r>
      <w:r>
        <w:t>0.4</w:t>
      </w:r>
      <w:r w:rsidRPr="00EE38B8">
        <w:t xml:space="preserve"> MPa) are of a magnitude that could affect root elongation; a study done with intact soil cores found resistances of only 0.</w:t>
      </w:r>
      <w:r>
        <w:t>3</w:t>
      </w:r>
      <w:r w:rsidRPr="00EE38B8">
        <w:t>-0.</w:t>
      </w:r>
      <w:r>
        <w:t>5</w:t>
      </w:r>
      <w:r w:rsidRPr="00EE38B8">
        <w:t xml:space="preserve"> MPa reduced maize seeding root elongation by 50-60% in a sandy loam</w:t>
      </w:r>
      <w:r>
        <w:t xml:space="preserve"> soil</w:t>
      </w:r>
      <w:r w:rsidRPr="00EE38B8">
        <w:t xml:space="preserve"> (Bengough and Mullins, 1991). Additionally, lower resistances could be indicative of better aeration, and possibly better water drainage</w:t>
      </w:r>
      <w:ins w:id="51" w:author="Sotirios Archontoulis" w:date="2022-02-25T05:49:00Z">
        <w:r>
          <w:t xml:space="preserve"> or higher water uptake by the plants</w:t>
        </w:r>
      </w:ins>
      <w:ins w:id="52" w:author="Osterholz, Will - ARS" w:date="2022-08-12T10:48:00Z">
        <w:r w:rsidRPr="00EE38B8">
          <w:t>.</w:t>
        </w:r>
      </w:ins>
      <w:del w:id="53" w:author="Osterholz, Will - ARS" w:date="2022-08-12T10:48:00Z">
        <w:r w:rsidRPr="00EE38B8">
          <w:delText>.</w:delText>
        </w:r>
      </w:del>
      <w:r w:rsidRPr="00EE38B8">
        <w:t xml:space="preserve"> Indeed, the soil water profiles showed drier soils after planting in the complex</w:t>
      </w:r>
      <w:del w:id="54" w:author="Liebman, Matthew Z [AGRON]" w:date="2022-02-16T11:50:00Z">
        <w:r w:rsidRPr="00EE38B8" w:rsidDel="0058074B">
          <w:delText>-</w:delText>
        </w:r>
      </w:del>
      <w:ins w:id="55" w:author="Liebman, Matthew Z [AGRON]" w:date="2022-02-16T11:50:00Z">
        <w:r>
          <w:t xml:space="preserve"> </w:t>
        </w:r>
      </w:ins>
      <w:r w:rsidRPr="00EE38B8">
        <w:t>rotation compared to the simple</w:t>
      </w:r>
      <w:del w:id="56" w:author="Liebman, Matthew Z [AGRON]" w:date="2022-02-16T11:51:00Z">
        <w:r w:rsidRPr="00EE38B8" w:rsidDel="0058074B">
          <w:delText>-</w:delText>
        </w:r>
      </w:del>
      <w:ins w:id="57" w:author="Liebman, Matthew Z [AGRON]" w:date="2022-02-16T11:51:00Z">
        <w:r>
          <w:t xml:space="preserve"> </w:t>
        </w:r>
      </w:ins>
      <w:r w:rsidRPr="00EE38B8">
        <w:t>rotation in both years of measurement. This is consistent with the lower bulk densities of the complex</w:t>
      </w:r>
      <w:del w:id="58" w:author="Liebman, Matthew Z [AGRON]" w:date="2022-02-16T11:51:00Z">
        <w:r w:rsidRPr="00EE38B8" w:rsidDel="0058074B">
          <w:delText>-</w:delText>
        </w:r>
      </w:del>
      <w:ins w:id="59" w:author="Liebman, Matthew Z [AGRON]" w:date="2022-02-16T11:51:00Z">
        <w:r>
          <w:t xml:space="preserve"> </w:t>
        </w:r>
      </w:ins>
      <w:r w:rsidRPr="00EE38B8">
        <w:t>rotation soils reported in previous studies (Baldwin-Kordick</w:t>
      </w:r>
      <w:r>
        <w:t xml:space="preserve"> et al.</w:t>
      </w:r>
      <w:r w:rsidRPr="00EE38B8">
        <w:t>, 20</w:t>
      </w:r>
      <w:r>
        <w:t>22</w:t>
      </w:r>
      <w:r w:rsidRPr="00EE38B8">
        <w:t xml:space="preserve">). It is possible </w:t>
      </w:r>
      <w:r>
        <w:t xml:space="preserve">that </w:t>
      </w:r>
      <w:r w:rsidRPr="00EE38B8">
        <w:t xml:space="preserve">the drier soils </w:t>
      </w:r>
      <w:r>
        <w:t>drove</w:t>
      </w:r>
      <w:r w:rsidRPr="00EE38B8">
        <w:t xml:space="preserve"> deeper root exploration </w:t>
      </w:r>
      <w:r>
        <w:t xml:space="preserve">by maize </w:t>
      </w:r>
      <w:r w:rsidRPr="00EE38B8">
        <w:t>in the complex</w:t>
      </w:r>
      <w:r>
        <w:t xml:space="preserve"> system</w:t>
      </w:r>
      <w:r w:rsidRPr="00EE38B8">
        <w:t>, or that higher soil temperatures promote</w:t>
      </w:r>
      <w:r>
        <w:t>d</w:t>
      </w:r>
      <w:r w:rsidRPr="00EE38B8">
        <w:t xml:space="preserve"> faster </w:t>
      </w:r>
      <w:r w:rsidRPr="00EE38B8">
        <w:lastRenderedPageBreak/>
        <w:t>root growth. Additionally, some studies have shown ethylene build-up in soils can encourage thickening of roots and reduced branching (</w:t>
      </w:r>
      <w:r>
        <w:t>Moss et al. 1988</w:t>
      </w:r>
      <w:r w:rsidRPr="00EE38B8">
        <w:t xml:space="preserve">). The better </w:t>
      </w:r>
      <w:commentRangeStart w:id="60"/>
      <w:r w:rsidRPr="00EE38B8">
        <w:t xml:space="preserve">aerated </w:t>
      </w:r>
      <w:commentRangeEnd w:id="60"/>
      <w:r>
        <w:rPr>
          <w:rStyle w:val="CommentReference"/>
          <w:color w:val="auto"/>
        </w:rPr>
        <w:commentReference w:id="60"/>
      </w:r>
      <w:r w:rsidRPr="00EE38B8">
        <w:t xml:space="preserve">soils </w:t>
      </w:r>
      <w:r>
        <w:t xml:space="preserve">for maize </w:t>
      </w:r>
      <w:r w:rsidRPr="00EE38B8">
        <w:t>in the complex</w:t>
      </w:r>
      <w:r>
        <w:t xml:space="preserve"> system</w:t>
      </w:r>
      <w:r w:rsidRPr="00EE38B8">
        <w:t xml:space="preserve"> may </w:t>
      </w:r>
      <w:r>
        <w:t>have</w:t>
      </w:r>
      <w:r w:rsidRPr="00EE38B8">
        <w:t xml:space="preserve"> contribut</w:t>
      </w:r>
      <w:r>
        <w:t>ed</w:t>
      </w:r>
      <w:r w:rsidRPr="00EE38B8">
        <w:t xml:space="preserve"> to both the deeper exploration, and a lower resource demand for creating the root system. A previous study that measure</w:t>
      </w:r>
      <w:r>
        <w:t>d</w:t>
      </w:r>
      <w:r w:rsidRPr="00EE38B8">
        <w:t xml:space="preserve"> root length, rather than root mass, found </w:t>
      </w:r>
      <w:r>
        <w:t>that</w:t>
      </w:r>
      <w:r w:rsidRPr="00EE38B8">
        <w:t xml:space="preserve"> </w:t>
      </w:r>
      <w:r>
        <w:t xml:space="preserve">maize grown in the </w:t>
      </w:r>
      <w:del w:id="61" w:author="Sotirios Archontoulis" w:date="2022-02-25T05:51:00Z">
        <w:r>
          <w:delText>more</w:delText>
        </w:r>
      </w:del>
      <w:r>
        <w:t xml:space="preserve"> </w:t>
      </w:r>
      <w:r w:rsidRPr="00EE38B8">
        <w:t>complex</w:t>
      </w:r>
      <w:r>
        <w:t xml:space="preserve"> system </w:t>
      </w:r>
      <w:r w:rsidRPr="00EE38B8">
        <w:t xml:space="preserve">had higher root lengths in the </w:t>
      </w:r>
      <w:r>
        <w:t>10</w:t>
      </w:r>
      <w:r w:rsidRPr="00EE38B8">
        <w:t>-</w:t>
      </w:r>
      <w:r>
        <w:t xml:space="preserve">20 </w:t>
      </w:r>
      <w:r w:rsidRPr="00EE38B8">
        <w:t xml:space="preserve">cm depth range compared to </w:t>
      </w:r>
      <w:r>
        <w:t xml:space="preserve">maize in </w:t>
      </w:r>
      <w:r w:rsidRPr="00EE38B8">
        <w:t>the simple</w:t>
      </w:r>
      <w:r>
        <w:t xml:space="preserve"> system (Lazicki et al. 2016)</w:t>
      </w:r>
      <w:r w:rsidRPr="00EE38B8">
        <w:t xml:space="preserve">, again suggesting that </w:t>
      </w:r>
      <w:r>
        <w:t xml:space="preserve">the root system of maize in </w:t>
      </w:r>
      <w:r w:rsidRPr="00EE38B8">
        <w:t xml:space="preserve">the complex </w:t>
      </w:r>
      <w:r>
        <w:t>rotation</w:t>
      </w:r>
      <w:r w:rsidRPr="00EE38B8">
        <w:t xml:space="preserve"> achiev</w:t>
      </w:r>
      <w:r>
        <w:t>ed</w:t>
      </w:r>
      <w:r w:rsidRPr="00EE38B8">
        <w:t xml:space="preserve"> a more efficient root system with less resource investment. </w:t>
      </w:r>
    </w:p>
    <w:p w14:paraId="2AAB12B6" w14:textId="77777777" w:rsidR="008C4354" w:rsidRDefault="008C4354" w:rsidP="008C4354">
      <w:pPr>
        <w:pStyle w:val="Body"/>
      </w:pPr>
      <w:r w:rsidRPr="00EE38B8">
        <w:t xml:space="preserve">A greenhouse study took soil from the two rotation treatments’ plots </w:t>
      </w:r>
      <w:r>
        <w:t xml:space="preserve">used in the present study </w:t>
      </w:r>
      <w:r w:rsidRPr="00EE38B8">
        <w:t xml:space="preserve">and homogenized it to remove </w:t>
      </w:r>
      <w:del w:id="62" w:author="Liebman, Matthew Z [AGRON]" w:date="2022-02-16T11:52:00Z">
        <w:r w:rsidRPr="00EE38B8" w:rsidDel="0058074B">
          <w:delText>the physical effects</w:delText>
        </w:r>
      </w:del>
      <w:del w:id="63" w:author="Liebman, Matthew Z [AGRON]" w:date="2022-08-12T10:48:00Z">
        <w:r w:rsidRPr="00EE38B8">
          <w:delText xml:space="preserve"> </w:delText>
        </w:r>
      </w:del>
      <w:ins w:id="64" w:author="Liebman, Matthew Z [AGRON]" w:date="2022-02-16T11:52:00Z">
        <w:r>
          <w:t>structural differences</w:t>
        </w:r>
      </w:ins>
      <w:ins w:id="65" w:author="Liebman, Matthew Z [AGRON]" w:date="2022-08-12T10:48:00Z">
        <w:r w:rsidRPr="00EE38B8">
          <w:t xml:space="preserve"> </w:t>
        </w:r>
      </w:ins>
      <w:r w:rsidRPr="00EE38B8">
        <w:t>(</w:t>
      </w:r>
      <w:r w:rsidRPr="008E0277">
        <w:rPr>
          <w:color w:val="auto"/>
        </w:rPr>
        <w:t>Bay</w:t>
      </w:r>
      <w:r>
        <w:t xml:space="preserve"> et al.</w:t>
      </w:r>
      <w:r w:rsidRPr="00EE38B8">
        <w:t>,</w:t>
      </w:r>
      <w:r>
        <w:t xml:space="preserve"> 2021</w:t>
      </w:r>
      <w:r w:rsidRPr="00EE38B8">
        <w:t>). The</w:t>
      </w:r>
      <w:r>
        <w:t xml:space="preserve"> researchers</w:t>
      </w:r>
      <w:r w:rsidRPr="00EE38B8">
        <w:t xml:space="preserve"> found differences in maize roots even after soil homogenization</w:t>
      </w:r>
      <w:r>
        <w:t xml:space="preserve">. In particular, </w:t>
      </w:r>
      <w:r w:rsidRPr="00EE38B8">
        <w:t xml:space="preserve">maize grown in </w:t>
      </w:r>
      <w:ins w:id="66" w:author="Osterholz, Will - ARS" w:date="2022-03-04T20:27:00Z">
        <w:r>
          <w:t xml:space="preserve">soil from </w:t>
        </w:r>
      </w:ins>
      <w:r w:rsidRPr="00EE38B8">
        <w:t>the complex rotation</w:t>
      </w:r>
      <w:del w:id="67" w:author="Osterholz, Will - ARS" w:date="2022-03-04T20:27:00Z">
        <w:r w:rsidRPr="00EE38B8">
          <w:delText>’s soil</w:delText>
        </w:r>
      </w:del>
      <w:r w:rsidRPr="00EE38B8">
        <w:t xml:space="preserve"> had deeper and thinner roots compared to maize grown in </w:t>
      </w:r>
      <w:ins w:id="68" w:author="Osterholz, Will - ARS" w:date="2022-03-04T20:28:00Z">
        <w:r>
          <w:t xml:space="preserve">soil from </w:t>
        </w:r>
      </w:ins>
      <w:r w:rsidRPr="00EE38B8">
        <w:t>the simple system</w:t>
      </w:r>
      <w:del w:id="69" w:author="Osterholz, Will - ARS" w:date="2022-03-04T20:28:00Z">
        <w:r w:rsidRPr="00EE38B8">
          <w:delText>’s soil</w:delText>
        </w:r>
      </w:del>
      <w:r>
        <w:t>, while simultaneously having less root biomass.</w:t>
      </w:r>
      <w:r w:rsidRPr="00EE38B8">
        <w:t xml:space="preserve"> This indicates the effect is at least in part biological or chemical</w:t>
      </w:r>
      <w:r>
        <w:t>, and supports our findings in the field</w:t>
      </w:r>
      <w:r w:rsidRPr="00EE38B8">
        <w:t>. Growing maize in sterilized soil would aid in parsing these effects, and certainly merits further investigation. Process-based models could also aid in supporting or refuting the hypothesis of ‘</w:t>
      </w:r>
      <w:r>
        <w:t>d</w:t>
      </w:r>
      <w:r w:rsidRPr="00EE38B8">
        <w:t>eep</w:t>
      </w:r>
      <w:r>
        <w:t>er</w:t>
      </w:r>
      <w:r w:rsidRPr="00EE38B8">
        <w:t xml:space="preserve"> and cheap</w:t>
      </w:r>
      <w:r>
        <w:t>er</w:t>
      </w:r>
      <w:r w:rsidRPr="00EE38B8">
        <w:t xml:space="preserve">’ roots in more complex rotations positioning maize crops to </w:t>
      </w:r>
      <w:r>
        <w:t xml:space="preserve">be better buffered against unfavorable growing environments. </w:t>
      </w:r>
    </w:p>
    <w:p w14:paraId="7FF9A35C" w14:textId="77777777" w:rsidR="008C4354" w:rsidRDefault="008C4354" w:rsidP="008C4354">
      <w:pPr>
        <w:pStyle w:val="Heading1"/>
      </w:pPr>
      <w:bookmarkStart w:id="70" w:name="_Toc83115543"/>
      <w:r>
        <w:t>Conclusion</w:t>
      </w:r>
      <w:bookmarkEnd w:id="70"/>
    </w:p>
    <w:p w14:paraId="26FCF90F" w14:textId="77777777" w:rsidR="008C4354" w:rsidRPr="00261A2A" w:rsidRDefault="008C4354" w:rsidP="008C4354">
      <w:pPr>
        <w:pStyle w:val="Body"/>
      </w:pPr>
      <w:r>
        <w:t xml:space="preserve">This study provides novel evidence that growing maize in complex rotations can result in </w:t>
      </w:r>
      <w:commentRangeStart w:id="71"/>
      <w:r>
        <w:t>changes</w:t>
      </w:r>
      <w:commentRangeEnd w:id="71"/>
      <w:r>
        <w:rPr>
          <w:rStyle w:val="CommentReference"/>
          <w:color w:val="auto"/>
        </w:rPr>
        <w:commentReference w:id="71"/>
      </w:r>
      <w:r>
        <w:t xml:space="preserve"> to maize root structure</w:t>
      </w:r>
      <w:commentRangeStart w:id="72"/>
      <w:r>
        <w:t xml:space="preserve">. </w:t>
      </w:r>
      <w:ins w:id="73" w:author="Osterholz, Will - ARS" w:date="2022-08-12T10:48:00Z">
        <w:r>
          <w:t>T</w:t>
        </w:r>
        <w:commentRangeEnd w:id="72"/>
        <w:r>
          <w:rPr>
            <w:rStyle w:val="CommentReference"/>
            <w:color w:val="auto"/>
          </w:rPr>
          <w:commentReference w:id="72"/>
        </w:r>
        <w:r>
          <w:t>hese</w:t>
        </w:r>
      </w:ins>
      <w:del w:id="74" w:author="Osterholz, Will - ARS" w:date="2022-08-12T10:48:00Z">
        <w:r>
          <w:delText>These</w:delText>
        </w:r>
      </w:del>
      <w:r>
        <w:t xml:space="preserve"> changes may affect below-ground resource acquisition by the crop, which may in turn result in higher maize grain yields under certain </w:t>
      </w:r>
      <w:r>
        <w:lastRenderedPageBreak/>
        <w:t xml:space="preserve">conditions. More research is needed to understand the contributions of the soil’s physical, biological, and chemical characteristics in simple and more complex rotations to these changes. </w:t>
      </w:r>
    </w:p>
    <w:p w14:paraId="51EB7902" w14:textId="77777777" w:rsidR="008C4354" w:rsidRDefault="008C4354" w:rsidP="008C4354">
      <w:pPr>
        <w:pStyle w:val="Heading1"/>
      </w:pPr>
      <w:bookmarkStart w:id="75" w:name="_Toc83115544"/>
      <w:r>
        <w:t>Acknowledgements</w:t>
      </w:r>
    </w:p>
    <w:p w14:paraId="518E2348" w14:textId="77777777" w:rsidR="008C4354" w:rsidRPr="00A26922" w:rsidRDefault="008C4354" w:rsidP="008C4354">
      <w:pPr>
        <w:pStyle w:val="pf0"/>
        <w:rPr>
          <w:rFonts w:eastAsia="Calibri"/>
          <w:color w:val="000000"/>
          <w:szCs w:val="22"/>
        </w:rPr>
      </w:pPr>
      <w:r w:rsidRPr="00A26922">
        <w:rPr>
          <w:rFonts w:eastAsia="Calibri"/>
          <w:color w:val="000000"/>
          <w:szCs w:val="22"/>
        </w:rPr>
        <w:t>This work was sponsored by the Foundation for Food and Agricultural Research (Grant #534264), USDA Hatch project (IOW10480), Iowa State University Plant Sciences Institute, Department of Agronomy</w:t>
      </w:r>
    </w:p>
    <w:p w14:paraId="54EC6E07" w14:textId="77777777" w:rsidR="008C4354" w:rsidRPr="0081223E" w:rsidRDefault="008C4354" w:rsidP="008C4354">
      <w:pPr>
        <w:pStyle w:val="Heading1"/>
      </w:pPr>
      <w:r w:rsidRPr="0081223E">
        <w:t>References</w:t>
      </w:r>
      <w:bookmarkEnd w:id="75"/>
    </w:p>
    <w:p w14:paraId="0D45D977" w14:textId="77777777" w:rsidR="008C4354" w:rsidRPr="0081223E" w:rsidRDefault="008C4354" w:rsidP="008C4354">
      <w:pPr>
        <w:pStyle w:val="References"/>
        <w:spacing w:line="480" w:lineRule="auto"/>
      </w:pPr>
      <w:r w:rsidRPr="0081223E">
        <w:t xml:space="preserve">Aguilar, J., G.G. Gramig, J.R. Hendrickson, D.W. Archer, F. Forcella, et al. 2015. Crop </w:t>
      </w:r>
      <w:r>
        <w:t>s</w:t>
      </w:r>
      <w:r w:rsidRPr="0081223E">
        <w:t xml:space="preserve">pecies </w:t>
      </w:r>
      <w:r>
        <w:t>d</w:t>
      </w:r>
      <w:r w:rsidRPr="0081223E">
        <w:t xml:space="preserve">iversity </w:t>
      </w:r>
      <w:r>
        <w:t>c</w:t>
      </w:r>
      <w:r w:rsidRPr="0081223E">
        <w:t>hanges in the United States: 1978–2012. PLOS ONE 10(8): e0136580. doi: 10.1371/JOURNAL.PONE.0136580.</w:t>
      </w:r>
    </w:p>
    <w:p w14:paraId="4BB45251" w14:textId="77777777" w:rsidR="008C4354" w:rsidRPr="0081223E" w:rsidRDefault="008C4354" w:rsidP="008C4354">
      <w:pPr>
        <w:pStyle w:val="References"/>
        <w:spacing w:line="480" w:lineRule="auto"/>
      </w:pPr>
      <w:r w:rsidRPr="0081223E">
        <w:t xml:space="preserve">Al-Kaisi, M.M., S. v. Archontoulis, D. Kwaw-Mensah, and F. Miguez. 2015. Tillage and </w:t>
      </w:r>
      <w:r>
        <w:t>c</w:t>
      </w:r>
      <w:r w:rsidRPr="0081223E">
        <w:t xml:space="preserve">rop </w:t>
      </w:r>
      <w:r>
        <w:t>r</w:t>
      </w:r>
      <w:r w:rsidRPr="0081223E">
        <w:t xml:space="preserve">otation </w:t>
      </w:r>
      <w:r>
        <w:t>e</w:t>
      </w:r>
      <w:r w:rsidRPr="0081223E">
        <w:t xml:space="preserve">ffects on </w:t>
      </w:r>
      <w:r>
        <w:t>corn a</w:t>
      </w:r>
      <w:r w:rsidRPr="0081223E">
        <w:t xml:space="preserve">gronomic </w:t>
      </w:r>
      <w:r>
        <w:t>r</w:t>
      </w:r>
      <w:r w:rsidRPr="0081223E">
        <w:t xml:space="preserve">esponse and </w:t>
      </w:r>
      <w:r>
        <w:t>e</w:t>
      </w:r>
      <w:r w:rsidRPr="0081223E">
        <w:t xml:space="preserve">conomic </w:t>
      </w:r>
      <w:r>
        <w:t>r</w:t>
      </w:r>
      <w:r w:rsidRPr="0081223E">
        <w:t xml:space="preserve">eturn at </w:t>
      </w:r>
      <w:r>
        <w:t>s</w:t>
      </w:r>
      <w:r w:rsidRPr="0081223E">
        <w:t xml:space="preserve">even Iowa </w:t>
      </w:r>
      <w:r>
        <w:t>l</w:t>
      </w:r>
      <w:r w:rsidRPr="0081223E">
        <w:t>ocations. Agronomy Journal 107(4): 1411–1424. doi: 10.2134/AGRONJ14.0470.</w:t>
      </w:r>
    </w:p>
    <w:p w14:paraId="5FC6CE15" w14:textId="77777777" w:rsidR="008C4354" w:rsidRPr="0081223E" w:rsidRDefault="008C4354" w:rsidP="008C4354">
      <w:pPr>
        <w:pStyle w:val="References"/>
        <w:spacing w:line="480" w:lineRule="auto"/>
      </w:pPr>
      <w:r w:rsidRPr="0081223E">
        <w:t>Archontoulis, S.V.S., F.E. Miguez, 2015. Nonlinear regression models and applications in agricultural research. Agronomy Journal 107(2): 786–798. doi: 10.2134/agronj2012.0506.</w:t>
      </w:r>
    </w:p>
    <w:p w14:paraId="68DCE19B" w14:textId="77777777" w:rsidR="008C4354" w:rsidRDefault="008C4354" w:rsidP="008C4354">
      <w:pPr>
        <w:pStyle w:val="References"/>
        <w:spacing w:line="480" w:lineRule="auto"/>
      </w:pPr>
      <w:r w:rsidRPr="00C077A2">
        <w:t>Baldwin-Kordick, R., De, M., Lopez, M.D., Liebman, M., Lauter, N., Marino, J. and McDaniel, M.D., 2022. Comprehensive impacts of diversified cropping on soil health and sustainability. Agroecology and Sustainable Food Systems, pp.1-33.</w:t>
      </w:r>
    </w:p>
    <w:p w14:paraId="7CC7D950" w14:textId="77777777" w:rsidR="008C4354" w:rsidRPr="0081223E" w:rsidRDefault="008C4354" w:rsidP="008C4354">
      <w:pPr>
        <w:pStyle w:val="References"/>
        <w:spacing w:line="480" w:lineRule="auto"/>
      </w:pPr>
      <w:r w:rsidRPr="0081223E">
        <w:t>Bates, D., M. Mächler, B. Bolker, and S. Walker. 2015. Fitting Linear Mixed-Effects Models using lme4. Journal of Statistical Software 67(1): 1–48. doi: 10.18637/jss.v067.i01.</w:t>
      </w:r>
    </w:p>
    <w:p w14:paraId="19E8C262" w14:textId="77777777" w:rsidR="008C4354" w:rsidRDefault="008C4354" w:rsidP="008C4354">
      <w:pPr>
        <w:pStyle w:val="References"/>
        <w:spacing w:line="480" w:lineRule="auto"/>
      </w:pPr>
      <w:r w:rsidRPr="00747571">
        <w:lastRenderedPageBreak/>
        <w:t>Bay, G., Lee, C., Chen, C., Mahal, N.K., Castellano, M.J., Hofmockel, K.S. and Halverson, L.J., 2021. Agricultural Management Affects the Active Rhizosphere Bacterial Community Composition and Nitrification. Msystems, 6(5), pp.e00651-21.</w:t>
      </w:r>
    </w:p>
    <w:p w14:paraId="1175E7DF" w14:textId="77777777" w:rsidR="008C4354" w:rsidRPr="0081223E" w:rsidRDefault="008C4354" w:rsidP="008C4354">
      <w:pPr>
        <w:pStyle w:val="References"/>
        <w:spacing w:line="480" w:lineRule="auto"/>
      </w:pPr>
      <w:r w:rsidRPr="0081223E">
        <w:t xml:space="preserve">Bengough, A.G., and C.E. Mullins. 1991. Penetrometer resistance, root penetration resistance and root elongation rate in two sandy </w:t>
      </w:r>
      <w:r>
        <w:t xml:space="preserve">loam soils. Plant and Soil. </w:t>
      </w:r>
      <w:r w:rsidRPr="0081223E">
        <w:t>131(1): 59–66. doi: 10.1007/BF00010420.</w:t>
      </w:r>
    </w:p>
    <w:p w14:paraId="734D0750" w14:textId="77777777" w:rsidR="008C4354" w:rsidRPr="0081223E" w:rsidRDefault="008C4354" w:rsidP="008C4354">
      <w:pPr>
        <w:pStyle w:val="References"/>
        <w:spacing w:line="480" w:lineRule="auto"/>
      </w:pPr>
      <w:r w:rsidRPr="0081223E">
        <w:t>Boryan, C., Z. Yang, R. Mueller, and M. Craig. 2011. Monitoring US agriculture: the US Department of Agriculture, National Agricultural Statistics Service, Cropland Data Layer Program. http://dx.doi.org/10.1080/10106049.2011.562309 26(5): 341–358. doi: 10.1080/10106049.2011.562309.</w:t>
      </w:r>
    </w:p>
    <w:p w14:paraId="6D1E75D4" w14:textId="77777777" w:rsidR="008C4354" w:rsidRPr="0081223E" w:rsidRDefault="008C4354" w:rsidP="008C4354">
      <w:pPr>
        <w:pStyle w:val="References"/>
        <w:spacing w:line="480" w:lineRule="auto"/>
      </w:pPr>
      <w:r w:rsidRPr="0081223E">
        <w:t>Bowles, T.M., M. Mooshammer, Y. Socolar, F. Calderón, M.A. Cavigelli, et al. 2020. Long-</w:t>
      </w:r>
      <w:r>
        <w:t>t</w:t>
      </w:r>
      <w:r w:rsidRPr="0081223E">
        <w:t xml:space="preserve">erm </w:t>
      </w:r>
      <w:r>
        <w:t>evidence s</w:t>
      </w:r>
      <w:r w:rsidRPr="0081223E">
        <w:t xml:space="preserve">hows that </w:t>
      </w:r>
      <w:r>
        <w:t>c</w:t>
      </w:r>
      <w:r w:rsidRPr="0081223E">
        <w:t>rop-</w:t>
      </w:r>
      <w:r>
        <w:t>r</w:t>
      </w:r>
      <w:r w:rsidRPr="0081223E">
        <w:t xml:space="preserve">otation </w:t>
      </w:r>
      <w:r>
        <w:t>d</w:t>
      </w:r>
      <w:r w:rsidRPr="0081223E">
        <w:t xml:space="preserve">iversification </w:t>
      </w:r>
      <w:r>
        <w:t>i</w:t>
      </w:r>
      <w:r w:rsidRPr="0081223E">
        <w:t xml:space="preserve">ncreases </w:t>
      </w:r>
      <w:r>
        <w:t>a</w:t>
      </w:r>
      <w:r w:rsidRPr="0081223E">
        <w:t xml:space="preserve">gricultural </w:t>
      </w:r>
      <w:r>
        <w:t>resilience to a</w:t>
      </w:r>
      <w:r w:rsidRPr="0081223E">
        <w:t xml:space="preserve">dverse </w:t>
      </w:r>
      <w:r>
        <w:t>g</w:t>
      </w:r>
      <w:r w:rsidRPr="0081223E">
        <w:t xml:space="preserve">rowing </w:t>
      </w:r>
      <w:r>
        <w:t>c</w:t>
      </w:r>
      <w:r w:rsidRPr="0081223E">
        <w:t>onditions in North America. One Earth 2(3): 284–293. doi: 10.1016/j.oneear.2020.02.007.</w:t>
      </w:r>
    </w:p>
    <w:p w14:paraId="449B4A44" w14:textId="77777777" w:rsidR="008C4354" w:rsidRPr="0081223E" w:rsidRDefault="008C4354" w:rsidP="008C4354">
      <w:pPr>
        <w:pStyle w:val="References"/>
        <w:spacing w:line="480" w:lineRule="auto"/>
      </w:pPr>
      <w:r w:rsidRPr="0081223E">
        <w:t xml:space="preserve">Coulter, J.A., C.C. Sheaffer, D.L. Wyse, M.J. Haar, P.M. Porter, et al. 2011. Agronomic </w:t>
      </w:r>
      <w:r>
        <w:t>p</w:t>
      </w:r>
      <w:r w:rsidRPr="0081223E">
        <w:t xml:space="preserve">erformance of </w:t>
      </w:r>
      <w:r>
        <w:t>c</w:t>
      </w:r>
      <w:r w:rsidRPr="0081223E">
        <w:t xml:space="preserve">ropping </w:t>
      </w:r>
      <w:r>
        <w:t>s</w:t>
      </w:r>
      <w:r w:rsidRPr="0081223E">
        <w:t xml:space="preserve">ystems with </w:t>
      </w:r>
      <w:r>
        <w:t>c</w:t>
      </w:r>
      <w:r w:rsidRPr="0081223E">
        <w:t xml:space="preserve">ontrasting </w:t>
      </w:r>
      <w:r>
        <w:t>crop r</w:t>
      </w:r>
      <w:r w:rsidRPr="0081223E">
        <w:t xml:space="preserve">otations and </w:t>
      </w:r>
      <w:r>
        <w:t>e</w:t>
      </w:r>
      <w:r w:rsidRPr="0081223E">
        <w:t xml:space="preserve">xternal </w:t>
      </w:r>
      <w:r>
        <w:t>i</w:t>
      </w:r>
      <w:r w:rsidRPr="0081223E">
        <w:t>nputs. Agronomy Journal 103(1): 182–192. doi: 10.2134/AGRONJ2010.0211.</w:t>
      </w:r>
    </w:p>
    <w:p w14:paraId="147CDD1C" w14:textId="77777777" w:rsidR="008C4354" w:rsidRPr="0081223E" w:rsidRDefault="008C4354" w:rsidP="008C4354">
      <w:pPr>
        <w:pStyle w:val="References"/>
        <w:spacing w:line="480" w:lineRule="auto"/>
      </w:pPr>
      <w:r w:rsidRPr="0081223E">
        <w:t xml:space="preserve">Crookston, R.K., J.E. Kurle, P.J. Copeland, J.H. Ford, and W.E. Lueschen. 1991. Rotational </w:t>
      </w:r>
      <w:r>
        <w:t>c</w:t>
      </w:r>
      <w:r w:rsidRPr="0081223E">
        <w:t xml:space="preserve">ropping </w:t>
      </w:r>
      <w:r>
        <w:t>sequence a</w:t>
      </w:r>
      <w:r w:rsidRPr="0081223E">
        <w:t xml:space="preserve">ffects </w:t>
      </w:r>
      <w:r>
        <w:t>y</w:t>
      </w:r>
      <w:r w:rsidRPr="0081223E">
        <w:t xml:space="preserve">ield of </w:t>
      </w:r>
      <w:r>
        <w:t>c</w:t>
      </w:r>
      <w:r w:rsidRPr="0081223E">
        <w:t xml:space="preserve">orn and </w:t>
      </w:r>
      <w:r>
        <w:t>s</w:t>
      </w:r>
      <w:r w:rsidRPr="0081223E">
        <w:t>oybean. Agronomy Journal 83(1): 108–113. doi: 10.2134/AGRONJ1991.00021962008300010026X.</w:t>
      </w:r>
    </w:p>
    <w:p w14:paraId="153B3CD0" w14:textId="77777777" w:rsidR="008C4354" w:rsidRPr="0081223E" w:rsidRDefault="008C4354" w:rsidP="008C4354">
      <w:pPr>
        <w:pStyle w:val="References"/>
        <w:spacing w:line="480" w:lineRule="auto"/>
      </w:pPr>
      <w:r w:rsidRPr="0081223E">
        <w:lastRenderedPageBreak/>
        <w:t xml:space="preserve">Crookston, K.R., J.E. Kurle, and E. Lueschen. 1988. Relative </w:t>
      </w:r>
      <w:r>
        <w:t>a</w:t>
      </w:r>
      <w:r w:rsidRPr="0081223E">
        <w:t xml:space="preserve">bility of </w:t>
      </w:r>
      <w:r>
        <w:t>s</w:t>
      </w:r>
      <w:r w:rsidRPr="0081223E">
        <w:t xml:space="preserve">oybean, </w:t>
      </w:r>
      <w:r>
        <w:t>f</w:t>
      </w:r>
      <w:r w:rsidRPr="0081223E">
        <w:t xml:space="preserve">allow, and </w:t>
      </w:r>
      <w:r>
        <w:t>triacontanol to a</w:t>
      </w:r>
      <w:r w:rsidRPr="0081223E">
        <w:t xml:space="preserve">lleviate </w:t>
      </w:r>
      <w:r>
        <w:t>y</w:t>
      </w:r>
      <w:r w:rsidRPr="0081223E">
        <w:t xml:space="preserve">ield </w:t>
      </w:r>
      <w:r>
        <w:t>r</w:t>
      </w:r>
      <w:r w:rsidRPr="0081223E">
        <w:t xml:space="preserve">eductions </w:t>
      </w:r>
      <w:r>
        <w:t>a</w:t>
      </w:r>
      <w:r w:rsidRPr="0081223E">
        <w:t xml:space="preserve">ssociated with </w:t>
      </w:r>
      <w:r>
        <w:t>growing c</w:t>
      </w:r>
      <w:r w:rsidRPr="0081223E">
        <w:t xml:space="preserve">orn </w:t>
      </w:r>
      <w:r>
        <w:t>c</w:t>
      </w:r>
      <w:r w:rsidRPr="0081223E">
        <w:t>ontinously. Crop Science 28(1): 145–147. doi: 10.2135/CROPSCI1988.0011183X002800010031X.</w:t>
      </w:r>
    </w:p>
    <w:p w14:paraId="1C98AF89" w14:textId="77777777" w:rsidR="008C4354" w:rsidRPr="0081223E" w:rsidRDefault="008C4354" w:rsidP="008C4354">
      <w:pPr>
        <w:pStyle w:val="References"/>
        <w:spacing w:line="480" w:lineRule="auto"/>
      </w:pPr>
      <w:r w:rsidRPr="0081223E">
        <w:t>Crossley, M.S., K.D. Burke, S.D. Schoville, and V.C. Radeloff. 2021. Recent collapse of crop belts and declining diversity of US agriculture since 1840. Global Change Biology 27(1): 151–164. doi: 10.1111/GCB.15396.</w:t>
      </w:r>
    </w:p>
    <w:p w14:paraId="2892E88C" w14:textId="77777777" w:rsidR="008C4354" w:rsidRPr="0081223E" w:rsidRDefault="008C4354" w:rsidP="008C4354">
      <w:pPr>
        <w:pStyle w:val="References"/>
        <w:spacing w:line="480" w:lineRule="auto"/>
      </w:pPr>
      <w:r w:rsidRPr="0081223E">
        <w:t xml:space="preserve">Davis, A.S., J.D. Hill, C.A. Chase, A.M. Johanns, and M. Liebman. 2012. Increasing </w:t>
      </w:r>
      <w:r>
        <w:t>c</w:t>
      </w:r>
      <w:r w:rsidRPr="0081223E">
        <w:t xml:space="preserve">ropping </w:t>
      </w:r>
      <w:r>
        <w:t>s</w:t>
      </w:r>
      <w:r w:rsidRPr="0081223E">
        <w:t xml:space="preserve">ystem </w:t>
      </w:r>
      <w:r>
        <w:t>diversity b</w:t>
      </w:r>
      <w:r w:rsidRPr="0081223E">
        <w:t xml:space="preserve">alances </w:t>
      </w:r>
      <w:r>
        <w:t>p</w:t>
      </w:r>
      <w:r w:rsidRPr="0081223E">
        <w:t xml:space="preserve">roductivity, </w:t>
      </w:r>
      <w:r>
        <w:t>p</w:t>
      </w:r>
      <w:r w:rsidRPr="0081223E">
        <w:t xml:space="preserve">rofitability and </w:t>
      </w:r>
      <w:r>
        <w:t>e</w:t>
      </w:r>
      <w:r w:rsidRPr="0081223E">
        <w:t xml:space="preserve">nvironmental </w:t>
      </w:r>
      <w:r>
        <w:t>h</w:t>
      </w:r>
      <w:r w:rsidRPr="0081223E">
        <w:t>ealth. PLOS ONE 7(10): e47149. doi: 10.1371/JOURNAL.PONE.0047149.</w:t>
      </w:r>
    </w:p>
    <w:p w14:paraId="26F00B2B" w14:textId="77777777" w:rsidR="008C4354" w:rsidRPr="0081223E" w:rsidRDefault="008C4354" w:rsidP="008C4354">
      <w:pPr>
        <w:pStyle w:val="References"/>
        <w:spacing w:line="480" w:lineRule="auto"/>
      </w:pPr>
      <w:r w:rsidRPr="0081223E">
        <w:t xml:space="preserve">Dick, W.A., and D.M. van Doren. 1985. Continuous </w:t>
      </w:r>
      <w:r>
        <w:t>t</w:t>
      </w:r>
      <w:r w:rsidRPr="0081223E">
        <w:t xml:space="preserve">illage and </w:t>
      </w:r>
      <w:r>
        <w:t>r</w:t>
      </w:r>
      <w:r w:rsidRPr="0081223E">
        <w:t xml:space="preserve">otation </w:t>
      </w:r>
      <w:r>
        <w:t>c</w:t>
      </w:r>
      <w:r w:rsidRPr="0081223E">
        <w:t xml:space="preserve">ombinations </w:t>
      </w:r>
      <w:r>
        <w:t>effects on c</w:t>
      </w:r>
      <w:r w:rsidRPr="0081223E">
        <w:t xml:space="preserve">orn, </w:t>
      </w:r>
      <w:r>
        <w:t>s</w:t>
      </w:r>
      <w:r w:rsidRPr="0081223E">
        <w:t xml:space="preserve">oybean, and </w:t>
      </w:r>
      <w:r>
        <w:t>o</w:t>
      </w:r>
      <w:r w:rsidRPr="0081223E">
        <w:t xml:space="preserve">at </w:t>
      </w:r>
      <w:r>
        <w:t>y</w:t>
      </w:r>
      <w:r w:rsidRPr="0081223E">
        <w:t>ields1. Agronomy Journal 77(3): 459–465. doi: 10.2134/AGRONJ1985.00021962007700030023X.</w:t>
      </w:r>
    </w:p>
    <w:p w14:paraId="61E92EF6" w14:textId="77777777" w:rsidR="008C4354" w:rsidRPr="0081223E" w:rsidRDefault="008C4354" w:rsidP="008C4354">
      <w:pPr>
        <w:pStyle w:val="References"/>
        <w:spacing w:line="480" w:lineRule="auto"/>
      </w:pPr>
      <w:r w:rsidRPr="0081223E">
        <w:t>Dietzel, R., M. Liebman, and S. Archontoulis. 2017. A deeper look at the relationship between root carbon pools and the vertical distribution of the soil carbon pool. SOIL 3(3): 139–152. doi: 10.5194/soil-3-139-2017.</w:t>
      </w:r>
    </w:p>
    <w:p w14:paraId="49BB7200" w14:textId="77777777" w:rsidR="008C4354" w:rsidRPr="0081223E" w:rsidRDefault="008C4354" w:rsidP="008C4354">
      <w:pPr>
        <w:pStyle w:val="References"/>
        <w:spacing w:line="480" w:lineRule="auto"/>
      </w:pPr>
      <w:r w:rsidRPr="0081223E">
        <w:t>Farmaha, B.S., K.M. Eskridge, K.G. Cassman, J.E. Specht, H. Yang, et al. 2016. Rotation impact on on-farm yield and input-use efficiency in high-yield irrigated maize–soybean systems. Agronomy Journal 108(6): 2313–2321. doi: 10.2134/AGRONJ2016.01.0046.</w:t>
      </w:r>
    </w:p>
    <w:p w14:paraId="371153A6" w14:textId="77777777" w:rsidR="008C4354" w:rsidRPr="0081223E" w:rsidRDefault="008C4354" w:rsidP="008C4354">
      <w:pPr>
        <w:pStyle w:val="References"/>
        <w:spacing w:line="480" w:lineRule="auto"/>
      </w:pPr>
      <w:r w:rsidRPr="0081223E">
        <w:lastRenderedPageBreak/>
        <w:t>Gentry, L.F., M.L. Ruffo, and F.E. Below. 2013. Identifying factors controlling the continuous corn yield penalty. Agronomy Journal 105(2): 295–303. doi: 10.2134/agronj2012.0246.</w:t>
      </w:r>
    </w:p>
    <w:p w14:paraId="2EC2E57E" w14:textId="77777777" w:rsidR="008C4354" w:rsidRPr="0081223E" w:rsidRDefault="008C4354" w:rsidP="008C4354">
      <w:pPr>
        <w:pStyle w:val="References"/>
        <w:spacing w:line="480" w:lineRule="auto"/>
      </w:pPr>
      <w:r w:rsidRPr="0081223E">
        <w:t>Goldstein, W.A. 2000. The effect of farming systems on the relationship of corn root growth to grain yields.pdf. American Journal of Alternative Agriculture 15(3): 101–109. doi: 10.1017/S0889189300008602.</w:t>
      </w:r>
    </w:p>
    <w:p w14:paraId="05EAD29E" w14:textId="77777777" w:rsidR="008C4354" w:rsidRPr="0081223E" w:rsidRDefault="008C4354" w:rsidP="008C4354">
      <w:pPr>
        <w:pStyle w:val="References"/>
        <w:spacing w:line="480" w:lineRule="auto"/>
      </w:pPr>
      <w:r w:rsidRPr="0081223E">
        <w:t>Hatfield, J.L., R.M. Cruse, and M.D. Tomer. 2013. Convergence of agricultural intensification and climate change in the Midwestern United States: implications for soil and water conservation. Marine and Freshwater Research 64(5): 423. doi: 10.1071/MF12164.</w:t>
      </w:r>
    </w:p>
    <w:p w14:paraId="1C9EA196" w14:textId="77777777" w:rsidR="008C4354" w:rsidRPr="0081223E" w:rsidRDefault="008C4354" w:rsidP="008C4354">
      <w:pPr>
        <w:pStyle w:val="References"/>
        <w:spacing w:line="480" w:lineRule="auto"/>
      </w:pPr>
      <w:r w:rsidRPr="0081223E">
        <w:t>Hatfield, J.L., L.D. McMullen, and C.S. Jones. 2009. Nitrate-nitrogen patterns in the Raccoon River Basin related to agricultural practices. Journal of Soil and Water Conservation 64(3): 190–199. doi: 10.2489/JSWC.64.3.190.</w:t>
      </w:r>
    </w:p>
    <w:p w14:paraId="0CA9B516" w14:textId="77777777" w:rsidR="008C4354" w:rsidRDefault="008C4354" w:rsidP="008C4354">
      <w:pPr>
        <w:pStyle w:val="References"/>
        <w:spacing w:line="480" w:lineRule="auto"/>
      </w:pPr>
      <w:r w:rsidRPr="0081223E">
        <w:t xml:space="preserve">Hijmans, R.J., H. Choe, and J. Perlman. 2016. Spatiotemporal </w:t>
      </w:r>
      <w:r>
        <w:t>p</w:t>
      </w:r>
      <w:r w:rsidRPr="0081223E">
        <w:t xml:space="preserve">atterns of </w:t>
      </w:r>
      <w:r>
        <w:t>f</w:t>
      </w:r>
      <w:r w:rsidRPr="0081223E">
        <w:t xml:space="preserve">ield </w:t>
      </w:r>
      <w:r>
        <w:t>c</w:t>
      </w:r>
      <w:r w:rsidRPr="0081223E">
        <w:t xml:space="preserve">rop </w:t>
      </w:r>
      <w:r>
        <w:t>d</w:t>
      </w:r>
      <w:r w:rsidRPr="0081223E">
        <w:t>iversity in the United States, 1870–2012. Agricultural &amp; Environmental Letters 1(1): 160022. doi: 10.2134/AEL2016.05.0022.</w:t>
      </w:r>
    </w:p>
    <w:p w14:paraId="6594CC4E" w14:textId="77777777" w:rsidR="008C4354" w:rsidRPr="007165F1" w:rsidRDefault="008C4354" w:rsidP="008C4354">
      <w:pPr>
        <w:pStyle w:val="References"/>
        <w:spacing w:line="480" w:lineRule="auto"/>
      </w:pPr>
      <w:r w:rsidRPr="007165F1">
        <w:t>Hirte, J., Leifeld, J., Abiven, S., Oberholzer, H.R., Hammelehle, A. and Mayer, J., 2017. Overestimation of crop root biomass in field experiments due to extraneous organic matter. Frontiers in plant science</w:t>
      </w:r>
      <w:r>
        <w:t xml:space="preserve"> </w:t>
      </w:r>
      <w:r w:rsidRPr="007165F1">
        <w:t>8</w:t>
      </w:r>
      <w:r>
        <w:t>:</w:t>
      </w:r>
      <w:r w:rsidRPr="007165F1">
        <w:t>284.</w:t>
      </w:r>
      <w:r>
        <w:t xml:space="preserve"> </w:t>
      </w:r>
      <w:hyperlink r:id="rId19" w:history="1">
        <w:r>
          <w:rPr>
            <w:rStyle w:val="Hyperlink"/>
            <w:rFonts w:ascii="Georgia" w:hAnsi="Georgia"/>
            <w:color w:val="282828"/>
            <w:shd w:val="clear" w:color="auto" w:fill="F7F7F7"/>
          </w:rPr>
          <w:t>https://doi.org/10.3389/fpls.2017.00284</w:t>
        </w:r>
      </w:hyperlink>
    </w:p>
    <w:p w14:paraId="186EB8D6" w14:textId="77777777" w:rsidR="008C4354" w:rsidRPr="0081223E" w:rsidRDefault="008C4354" w:rsidP="008C4354">
      <w:pPr>
        <w:pStyle w:val="References"/>
        <w:spacing w:line="480" w:lineRule="auto"/>
      </w:pPr>
      <w:r w:rsidRPr="0081223E">
        <w:t xml:space="preserve">Hunt, N., M. Liebman, S. Thakrar, and J. Hill. 2020. Fossil </w:t>
      </w:r>
      <w:r>
        <w:t>e</w:t>
      </w:r>
      <w:r w:rsidRPr="0081223E">
        <w:t xml:space="preserve">nergy </w:t>
      </w:r>
      <w:r>
        <w:t>u</w:t>
      </w:r>
      <w:r w:rsidRPr="0081223E">
        <w:t xml:space="preserve">se, </w:t>
      </w:r>
      <w:r>
        <w:t>c</w:t>
      </w:r>
      <w:r w:rsidRPr="0081223E">
        <w:t xml:space="preserve">limate </w:t>
      </w:r>
      <w:r>
        <w:t>c</w:t>
      </w:r>
      <w:r w:rsidRPr="0081223E">
        <w:t xml:space="preserve">hange </w:t>
      </w:r>
      <w:r>
        <w:t>i</w:t>
      </w:r>
      <w:r w:rsidRPr="0081223E">
        <w:t xml:space="preserve">mpacts, and </w:t>
      </w:r>
      <w:r>
        <w:t>a</w:t>
      </w:r>
      <w:r w:rsidRPr="0081223E">
        <w:t xml:space="preserve">ir </w:t>
      </w:r>
      <w:r>
        <w:t>q</w:t>
      </w:r>
      <w:r w:rsidRPr="0081223E">
        <w:t>uality-</w:t>
      </w:r>
      <w:r>
        <w:t>r</w:t>
      </w:r>
      <w:r w:rsidRPr="0081223E">
        <w:t xml:space="preserve">elated </w:t>
      </w:r>
      <w:r>
        <w:t>human h</w:t>
      </w:r>
      <w:r w:rsidRPr="0081223E">
        <w:t xml:space="preserve">ealth </w:t>
      </w:r>
      <w:r>
        <w:t>d</w:t>
      </w:r>
      <w:r w:rsidRPr="0081223E">
        <w:t xml:space="preserve">amages of </w:t>
      </w:r>
      <w:r>
        <w:t>c</w:t>
      </w:r>
      <w:r w:rsidRPr="0081223E">
        <w:t xml:space="preserve">onventional and </w:t>
      </w:r>
      <w:r>
        <w:t>diversified cr</w:t>
      </w:r>
      <w:r w:rsidRPr="0081223E">
        <w:t xml:space="preserve">opping </w:t>
      </w:r>
      <w:r>
        <w:t>s</w:t>
      </w:r>
      <w:r w:rsidRPr="0081223E">
        <w:t>ystems in Iowa, USA. Environmental science &amp; technology 54(18): 11002–11014. doi: 10.1021/ACS.EST.9B06929.</w:t>
      </w:r>
    </w:p>
    <w:p w14:paraId="6AB59DD1" w14:textId="77777777" w:rsidR="008C4354" w:rsidRPr="0081223E" w:rsidRDefault="008C4354" w:rsidP="008C4354">
      <w:pPr>
        <w:pStyle w:val="References"/>
        <w:spacing w:line="480" w:lineRule="auto"/>
      </w:pPr>
      <w:r w:rsidRPr="0081223E">
        <w:lastRenderedPageBreak/>
        <w:t>Iowa Environmental Mesonet. 2021. National Weather Service Cooperative Observer Program (COOP). Iowa State University. https://mesonet</w:t>
      </w:r>
      <w:r>
        <w:t xml:space="preserve">.agron.iastate.edu/ (accessed </w:t>
      </w:r>
      <w:r w:rsidRPr="0081223E">
        <w:t>August 2021).</w:t>
      </w:r>
    </w:p>
    <w:p w14:paraId="54743DFB" w14:textId="77777777" w:rsidR="008C4354" w:rsidRPr="0081223E" w:rsidRDefault="008C4354" w:rsidP="008C4354">
      <w:pPr>
        <w:pStyle w:val="References"/>
        <w:spacing w:line="480" w:lineRule="auto"/>
      </w:pPr>
      <w:r w:rsidRPr="0081223E">
        <w:t>Johnson, N.C., P.J. Copeland, R.K. Crookston, and F.L. Pflege</w:t>
      </w:r>
      <w:r>
        <w:t>r. 1992. Mycorrhizae: Possible e</w:t>
      </w:r>
      <w:r w:rsidRPr="0081223E">
        <w:t xml:space="preserve">xplanation for </w:t>
      </w:r>
      <w:r>
        <w:t>y</w:t>
      </w:r>
      <w:r w:rsidRPr="0081223E">
        <w:t xml:space="preserve">ield </w:t>
      </w:r>
      <w:r>
        <w:t>d</w:t>
      </w:r>
      <w:r w:rsidRPr="0081223E">
        <w:t xml:space="preserve">ecline with </w:t>
      </w:r>
      <w:r>
        <w:t>c</w:t>
      </w:r>
      <w:r w:rsidRPr="0081223E">
        <w:t xml:space="preserve">ontinuous </w:t>
      </w:r>
      <w:r>
        <w:t>c</w:t>
      </w:r>
      <w:r w:rsidRPr="0081223E">
        <w:t xml:space="preserve">orn and </w:t>
      </w:r>
      <w:r>
        <w:t>s</w:t>
      </w:r>
      <w:r w:rsidRPr="0081223E">
        <w:t>oybean. Agronomy Journal 84(3): 387. doi: 10.2134/agronj1992.00021962008400030007x.</w:t>
      </w:r>
    </w:p>
    <w:p w14:paraId="0A7AA4F9" w14:textId="77777777" w:rsidR="008C4354" w:rsidRPr="0081223E" w:rsidRDefault="008C4354" w:rsidP="008C4354">
      <w:pPr>
        <w:pStyle w:val="References"/>
        <w:spacing w:line="480" w:lineRule="auto"/>
      </w:pPr>
      <w:r w:rsidRPr="0081223E">
        <w:t>Jones, C.S., J.K. Nielsen, K.E. Schilling, and L.J. Weber. 2018. Iowa stream nitrate and the Gulf of Mexico (X. Wang, editor). PLoS ONE 13(4): 1–17. doi: 10.1371/journal.pone.0195930.</w:t>
      </w:r>
    </w:p>
    <w:p w14:paraId="1E178F52" w14:textId="77777777" w:rsidR="008C4354" w:rsidRPr="0081223E" w:rsidRDefault="008C4354" w:rsidP="008C4354">
      <w:pPr>
        <w:pStyle w:val="References"/>
        <w:spacing w:line="480" w:lineRule="auto"/>
      </w:pPr>
      <w:r w:rsidRPr="0081223E">
        <w:t>King, A.E., and K.S. Hofmockel. 2017. Diversified cropping systems support greater microbial cycling and retention of carbon and nitrogen. Agriculture, Ecosystems and Environment 240: 66–76. doi: 10.1016/j.agee.2017.01.040.</w:t>
      </w:r>
    </w:p>
    <w:p w14:paraId="08E1EC5F" w14:textId="77777777" w:rsidR="008C4354" w:rsidRPr="0081223E" w:rsidRDefault="008C4354" w:rsidP="008C4354">
      <w:pPr>
        <w:pStyle w:val="References"/>
        <w:spacing w:line="480" w:lineRule="auto"/>
      </w:pPr>
      <w:r w:rsidRPr="0081223E">
        <w:t>Kuha, J. 2004. AIC and BIC: Comparisons of assumptions and performance. Sociological Methods and Research 33(2): 188–229. doi: 10.1177/0049124103262065.</w:t>
      </w:r>
    </w:p>
    <w:p w14:paraId="5E35B919" w14:textId="77777777" w:rsidR="008C4354" w:rsidRPr="0081223E" w:rsidRDefault="008C4354" w:rsidP="008C4354">
      <w:pPr>
        <w:pStyle w:val="References"/>
        <w:spacing w:line="480" w:lineRule="auto"/>
      </w:pPr>
      <w:r w:rsidRPr="0081223E">
        <w:t xml:space="preserve">Kuznetsova, A., P.B. Brockhoff, and R.H.B. Christensen. 2017. lmerTest Package: Tests in </w:t>
      </w:r>
      <w:r>
        <w:t>l</w:t>
      </w:r>
      <w:r w:rsidRPr="0081223E">
        <w:t xml:space="preserve">inear </w:t>
      </w:r>
      <w:r>
        <w:t>m</w:t>
      </w:r>
      <w:r w:rsidRPr="0081223E">
        <w:t xml:space="preserve">ixed </w:t>
      </w:r>
      <w:r>
        <w:t>e</w:t>
      </w:r>
      <w:r w:rsidRPr="0081223E">
        <w:t xml:space="preserve">ffects </w:t>
      </w:r>
      <w:r>
        <w:t>m</w:t>
      </w:r>
      <w:r w:rsidRPr="0081223E">
        <w:t>odels. Journal of Statistical Software 82(13). doi: 10.18637/jss.v082.i13.</w:t>
      </w:r>
    </w:p>
    <w:p w14:paraId="4E0AE3F3" w14:textId="77777777" w:rsidR="008C4354" w:rsidRPr="0081223E" w:rsidRDefault="008C4354" w:rsidP="008C4354">
      <w:pPr>
        <w:pStyle w:val="References"/>
        <w:spacing w:line="480" w:lineRule="auto"/>
      </w:pPr>
      <w:r w:rsidRPr="0081223E">
        <w:lastRenderedPageBreak/>
        <w:t>Lazicki, P.A., M. Liebman, and M.M. Wander. 2016. Root parameters show how management alters resource distribution and soil quality in conventional and low-input cropping systems in central iowa. PLoS ONE 11(10): 1–19. doi: 10.1371/journal.pone.0164209.</w:t>
      </w:r>
    </w:p>
    <w:p w14:paraId="12D7C263" w14:textId="77777777" w:rsidR="008C4354" w:rsidRPr="0081223E" w:rsidRDefault="008C4354" w:rsidP="008C4354">
      <w:pPr>
        <w:pStyle w:val="References"/>
        <w:spacing w:line="480" w:lineRule="auto"/>
      </w:pPr>
      <w:r w:rsidRPr="0081223E">
        <w:t xml:space="preserve">Lenth, R., H. Singmann, and J. Love. 2018. Emmeans: Estimated marginal means, aka least-squares means. </w:t>
      </w:r>
      <w:r>
        <w:t xml:space="preserve">Comprehensive R Archive Network (CRAN). </w:t>
      </w:r>
      <w:r w:rsidRPr="001E066D">
        <w:t>https://cran.r-project.org/web/packages/emmeans/index.html</w:t>
      </w:r>
    </w:p>
    <w:p w14:paraId="7A491306" w14:textId="77777777" w:rsidR="008C4354" w:rsidRPr="0081223E" w:rsidRDefault="008C4354" w:rsidP="008C4354">
      <w:pPr>
        <w:pStyle w:val="References"/>
        <w:spacing w:line="480" w:lineRule="auto"/>
      </w:pPr>
      <w:r w:rsidRPr="0081223E">
        <w:t>Liebman, M., L.R. Gibson, D.N. Sundberg, A.H. Heggenstaller, P.R. Westerm</w:t>
      </w:r>
      <w:r>
        <w:t>an, et al. 2008. Agronomic and e</w:t>
      </w:r>
      <w:r w:rsidRPr="0081223E">
        <w:t xml:space="preserve">conomic </w:t>
      </w:r>
      <w:r>
        <w:t>p</w:t>
      </w:r>
      <w:r w:rsidRPr="0081223E">
        <w:t xml:space="preserve">erformance </w:t>
      </w:r>
      <w:r>
        <w:t>c</w:t>
      </w:r>
      <w:r w:rsidRPr="0081223E">
        <w:t xml:space="preserve">haracteristics of </w:t>
      </w:r>
      <w:r>
        <w:t>c</w:t>
      </w:r>
      <w:r w:rsidRPr="0081223E">
        <w:t xml:space="preserve">onventional </w:t>
      </w:r>
      <w:r>
        <w:t>and low-ex</w:t>
      </w:r>
      <w:r w:rsidRPr="0081223E">
        <w:t>ternal-</w:t>
      </w:r>
      <w:r>
        <w:t>i</w:t>
      </w:r>
      <w:r w:rsidRPr="0081223E">
        <w:t xml:space="preserve">nput </w:t>
      </w:r>
      <w:r>
        <w:t>c</w:t>
      </w:r>
      <w:r w:rsidRPr="0081223E">
        <w:t xml:space="preserve">ropping </w:t>
      </w:r>
      <w:r>
        <w:t>s</w:t>
      </w:r>
      <w:r w:rsidRPr="0081223E">
        <w:t xml:space="preserve">ystems in the </w:t>
      </w:r>
      <w:r>
        <w:t>c</w:t>
      </w:r>
      <w:r w:rsidRPr="0081223E">
        <w:t>entral Corn Belt. Agronomy Journal 100(3): 600–610. doi: 10.2134/AGRONJ2007.0222.</w:t>
      </w:r>
    </w:p>
    <w:p w14:paraId="606BBCD2" w14:textId="77777777" w:rsidR="008C4354" w:rsidRPr="0081223E" w:rsidRDefault="008C4354" w:rsidP="008C4354">
      <w:pPr>
        <w:pStyle w:val="References"/>
        <w:spacing w:line="480" w:lineRule="auto"/>
      </w:pPr>
      <w:r w:rsidRPr="0081223E">
        <w:t>Lynch, J.P. 2013. Steep, cheap and deep: An ideotype to optimize water and N acquisition by maize root systems. Annals of Botany 112(2): 347–357. doi: 10.1093/aob/mcs293.</w:t>
      </w:r>
    </w:p>
    <w:p w14:paraId="2037B702" w14:textId="77777777" w:rsidR="008C4354" w:rsidRPr="0081223E" w:rsidRDefault="008C4354" w:rsidP="008C4354">
      <w:pPr>
        <w:pStyle w:val="References"/>
        <w:spacing w:line="480" w:lineRule="auto"/>
      </w:pPr>
      <w:r w:rsidRPr="0081223E">
        <w:t xml:space="preserve">McCulloch, C.E., and J.M. Neuhaus. 2005. Generalized </w:t>
      </w:r>
      <w:r>
        <w:t>linear m</w:t>
      </w:r>
      <w:r w:rsidRPr="0081223E">
        <w:t xml:space="preserve">ixed </w:t>
      </w:r>
      <w:r>
        <w:t>m</w:t>
      </w:r>
      <w:r w:rsidRPr="0081223E">
        <w:t>odels. Encyclopedia of Biostatistics. John Wiley &amp; Sons, Ltd, Chichester, UK</w:t>
      </w:r>
    </w:p>
    <w:p w14:paraId="14747EBA" w14:textId="77777777" w:rsidR="008C4354" w:rsidRPr="0081223E" w:rsidRDefault="008C4354" w:rsidP="008C4354">
      <w:pPr>
        <w:pStyle w:val="References"/>
        <w:spacing w:line="480" w:lineRule="auto"/>
      </w:pPr>
      <w:r w:rsidRPr="0081223E">
        <w:t>Meese, B.G., P.R. Carter, E.S. Oplinger, and J.W. Pendleton. 1991. Corn/</w:t>
      </w:r>
      <w:r>
        <w:t>s</w:t>
      </w:r>
      <w:r w:rsidRPr="0081223E">
        <w:t xml:space="preserve">oybean </w:t>
      </w:r>
      <w:r>
        <w:t>r</w:t>
      </w:r>
      <w:r w:rsidRPr="0081223E">
        <w:t xml:space="preserve">otation </w:t>
      </w:r>
      <w:r>
        <w:t>effect as influenced by t</w:t>
      </w:r>
      <w:r w:rsidRPr="0081223E">
        <w:t xml:space="preserve">illage, </w:t>
      </w:r>
      <w:r>
        <w:t>n</w:t>
      </w:r>
      <w:r w:rsidRPr="0081223E">
        <w:t xml:space="preserve">itrogen, and </w:t>
      </w:r>
      <w:r>
        <w:t>h</w:t>
      </w:r>
      <w:r w:rsidRPr="0081223E">
        <w:t>ybrid/</w:t>
      </w:r>
      <w:r>
        <w:t>c</w:t>
      </w:r>
      <w:r w:rsidRPr="0081223E">
        <w:t>ultivar. jpa 4(1): 74. doi: 10.2134/jpa1991.0074.</w:t>
      </w:r>
    </w:p>
    <w:p w14:paraId="542E657C" w14:textId="77777777" w:rsidR="008C4354" w:rsidRPr="0081223E" w:rsidRDefault="008C4354" w:rsidP="008C4354">
      <w:pPr>
        <w:pStyle w:val="References"/>
        <w:spacing w:line="480" w:lineRule="auto"/>
      </w:pPr>
      <w:r w:rsidRPr="0081223E">
        <w:t>Miguez, F. 2021. nlraa: Nonlinear Regression for Agricultural Applications.</w:t>
      </w:r>
      <w:r>
        <w:t xml:space="preserve"> Comprehensive R Archive Network (CRAN). </w:t>
      </w:r>
      <w:r w:rsidRPr="001E066D">
        <w:t>https://cran.r-project.org/web/packages/nlraa/index.html</w:t>
      </w:r>
    </w:p>
    <w:p w14:paraId="12F81D91" w14:textId="77777777" w:rsidR="008C4354" w:rsidRPr="0081223E" w:rsidRDefault="008C4354" w:rsidP="008C4354">
      <w:pPr>
        <w:pStyle w:val="References"/>
        <w:spacing w:line="480" w:lineRule="auto"/>
      </w:pPr>
      <w:r w:rsidRPr="0081223E">
        <w:lastRenderedPageBreak/>
        <w:t>Miguez, F., S. Archontoulis, H. Dokoohaki, B. Glaz, and K.M. Yeater. 2018. Chapter 15: Nonlinear Regression Models and Applications. Applied Statistics in Agricultural, Biological, and Environmental Sciences. American Society of Agronomy, Crop Science Society of America, and Soil Science Society of America, Inc. p. 401–448</w:t>
      </w:r>
    </w:p>
    <w:p w14:paraId="5392FD25" w14:textId="77777777" w:rsidR="008C4354" w:rsidRPr="0081223E" w:rsidRDefault="008C4354" w:rsidP="008C4354">
      <w:pPr>
        <w:pStyle w:val="References"/>
        <w:spacing w:line="480" w:lineRule="auto"/>
      </w:pPr>
      <w:r w:rsidRPr="0081223E">
        <w:t>Mortensen, D.A., and R.G. Smith. 2020. Confronting Barriers to Cropping System Diversification. Frontiers in Sustainable Food Systems 4. doi: 10.3389/FSUFS.2020.564197/PDF.</w:t>
      </w:r>
    </w:p>
    <w:p w14:paraId="49065A7E" w14:textId="77777777" w:rsidR="008C4354" w:rsidRDefault="008C4354" w:rsidP="008C4354">
      <w:pPr>
        <w:pStyle w:val="References"/>
        <w:spacing w:line="480" w:lineRule="auto"/>
      </w:pPr>
      <w:r w:rsidRPr="00EE38B8">
        <w:t>Moss, G. I., Hall, K. C., &amp; Jackson, M. B. (1988). Ethylene and the responses of roots of maize (</w:t>
      </w:r>
      <w:r w:rsidRPr="001E066D">
        <w:rPr>
          <w:i/>
        </w:rPr>
        <w:t>Zea mays</w:t>
      </w:r>
      <w:r w:rsidRPr="00EE38B8">
        <w:t xml:space="preserve"> L.) to physical impedance. New Phytologist, 109(3), 303-311.</w:t>
      </w:r>
    </w:p>
    <w:p w14:paraId="13CA7CC0" w14:textId="77777777" w:rsidR="008C4354" w:rsidRDefault="008C4354" w:rsidP="008C4354">
      <w:pPr>
        <w:pStyle w:val="References"/>
        <w:spacing w:line="480" w:lineRule="auto"/>
      </w:pPr>
      <w:r w:rsidRPr="00D5665E">
        <w:t>Nichols, V.A., Ordóñez, R.A., Wright, E.E., Castellano, M.J., Liebman, M., Hatfield, J.L., Helmers, M. and Archontoulis, S.V., 2019. Maize root distributions strongly associated with water tables in Iowa, USA. Plant and Soil, 444(1), pp.225-238.</w:t>
      </w:r>
    </w:p>
    <w:p w14:paraId="5A209795" w14:textId="77777777" w:rsidR="008C4354" w:rsidRPr="0081223E" w:rsidRDefault="008C4354" w:rsidP="008C4354">
      <w:pPr>
        <w:pStyle w:val="References"/>
        <w:spacing w:line="480" w:lineRule="auto"/>
      </w:pPr>
      <w:r w:rsidRPr="0081223E">
        <w:t>Nickel, S.E., R.K. Crookston, and M.P. Russelle. 1995. Root growth and distribution are affected by corn-soybean cropping sequence. Agronomy Journal 87(5): 895–902. doi: 10.2134/agronj1995.00021962008700050020x.</w:t>
      </w:r>
    </w:p>
    <w:p w14:paraId="2F64140F" w14:textId="77777777" w:rsidR="008C4354" w:rsidRDefault="008C4354" w:rsidP="008C4354">
      <w:pPr>
        <w:pStyle w:val="References"/>
        <w:spacing w:line="480" w:lineRule="auto"/>
      </w:pPr>
      <w:r w:rsidRPr="0081223E">
        <w:t>Ordóñez, R.A., M.J. Castellano, J.L. Hatfield, M.J. Helmers, M.A. Licht, et al. 2018. Maize and soybean root front velocity and maximum depth in Iowa, USA. Field Crops Research 215(September 2017): 122–131. doi: 10.1016/j.fcr.2017.09.003.</w:t>
      </w:r>
    </w:p>
    <w:p w14:paraId="2D6250A0" w14:textId="77777777" w:rsidR="008C4354" w:rsidRPr="0081223E" w:rsidRDefault="008C4354" w:rsidP="008C4354">
      <w:pPr>
        <w:pStyle w:val="References"/>
        <w:spacing w:line="480" w:lineRule="auto"/>
      </w:pPr>
      <w:r w:rsidRPr="00D5665E">
        <w:lastRenderedPageBreak/>
        <w:t>Ordóñez, R.A., Archontoulis, S.V., Martinez-Feria, R., Hatfield, J.L., Wright, E.E. and Castellano, M.J., 2020. Root to shoot and carbon to nitrogen ratios of maize and soybean crops in the US Midwest. European Journal of Agronomy, 120, p.126130.</w:t>
      </w:r>
    </w:p>
    <w:p w14:paraId="2FBBE769" w14:textId="77777777" w:rsidR="008C4354" w:rsidRPr="0081223E" w:rsidRDefault="008C4354" w:rsidP="008C4354">
      <w:pPr>
        <w:pStyle w:val="References"/>
        <w:spacing w:line="480" w:lineRule="auto"/>
      </w:pPr>
      <w:r w:rsidRPr="0081223E">
        <w:t>Osterholz, W.R., M. Liebman, and M.J. Castellano. 2018. Can soil nitrogen dynamics explain the yield benefit of crop diversification? Field Crops Research 219: 33–42. doi: 10.1016/J.FCR.2018.01.026.</w:t>
      </w:r>
    </w:p>
    <w:p w14:paraId="56A98674" w14:textId="77777777" w:rsidR="008C4354" w:rsidRPr="0081223E" w:rsidRDefault="008C4354" w:rsidP="008C4354">
      <w:pPr>
        <w:pStyle w:val="References"/>
        <w:spacing w:line="480" w:lineRule="auto"/>
      </w:pPr>
      <w:r w:rsidRPr="0081223E">
        <w:t>Pasley, H., V. Nichols, M. Castellano, M. Baum, E. Kladivko, et al. 2021. Rotating maize reduces the risk and rate of nitrate leaching. Environmental Research Letters 16(6): 064063. doi: 10.1088/1748-9326/ABEF8F.</w:t>
      </w:r>
    </w:p>
    <w:p w14:paraId="4097EBC7" w14:textId="77777777" w:rsidR="008C4354" w:rsidRDefault="008C4354" w:rsidP="008C4354">
      <w:pPr>
        <w:pStyle w:val="References"/>
        <w:spacing w:line="480" w:lineRule="auto"/>
      </w:pPr>
      <w:r w:rsidRPr="006B173E">
        <w:t>Payne, R.W. 2015. The design and analysis of long-term rotation experiments. Agronomy Journal 107-772-785, doi:10.2134/agronj2012.0411.</w:t>
      </w:r>
    </w:p>
    <w:p w14:paraId="1F3D10C1" w14:textId="77777777" w:rsidR="008C4354" w:rsidRPr="0081223E" w:rsidRDefault="008C4354" w:rsidP="008C4354">
      <w:pPr>
        <w:pStyle w:val="References"/>
        <w:spacing w:line="480" w:lineRule="auto"/>
      </w:pPr>
      <w:r w:rsidRPr="0081223E">
        <w:t>Peterson, T.A., C.A. Shapiro, and A.D. Flowerday. 1990. Rainfall and previous crop effects on crop yields. American Journal of Alternative Agriculture 5(1): 33–37. doi: 10.1017/S0889189300003209.</w:t>
      </w:r>
    </w:p>
    <w:p w14:paraId="04B87F54" w14:textId="77777777" w:rsidR="008C4354" w:rsidRPr="0081223E" w:rsidRDefault="008C4354" w:rsidP="008C4354">
      <w:pPr>
        <w:pStyle w:val="References"/>
        <w:spacing w:line="480" w:lineRule="auto"/>
      </w:pPr>
      <w:r w:rsidRPr="0081223E">
        <w:t>Poffenbarger, H.J., D.C. Olk, C. Cambardella, J. Kersey, M. Liebman, et al. 2020. Whole-profile soil organic matter content, composition, and stability under cropping systems that differ in belowground inputs. Agriculture, Ecosystems &amp; Environment 291: 106810. doi: 10.1016/J.AGEE.2019.106810.</w:t>
      </w:r>
    </w:p>
    <w:p w14:paraId="34F96A5F" w14:textId="77777777" w:rsidR="008C4354" w:rsidRPr="0081223E" w:rsidRDefault="008C4354" w:rsidP="008C4354">
      <w:pPr>
        <w:pStyle w:val="References"/>
        <w:spacing w:line="480" w:lineRule="auto"/>
      </w:pPr>
      <w:r w:rsidRPr="0081223E">
        <w:t>Porter, P.M., J.G. Lauer, W.E. Lueschen, J.H. Ford, T.R. Hoverstad, et al. 1997. Environment affects the corn and soybean rotation effect. Agronomy Journal 89(3): 441–448. doi: 10.2134/agronj1997.00021962008900030012x.</w:t>
      </w:r>
    </w:p>
    <w:p w14:paraId="5F728278" w14:textId="77777777" w:rsidR="008C4354" w:rsidRPr="0081223E" w:rsidRDefault="008C4354" w:rsidP="008C4354">
      <w:pPr>
        <w:pStyle w:val="References"/>
        <w:spacing w:line="480" w:lineRule="auto"/>
      </w:pPr>
      <w:r w:rsidRPr="0081223E">
        <w:lastRenderedPageBreak/>
        <w:t>R Core Team. 2020. R: A language and environment for statistical computing. R foundation for Statistical Computing. http://www.r-project.org/.</w:t>
      </w:r>
    </w:p>
    <w:p w14:paraId="47042C21" w14:textId="77777777" w:rsidR="008C4354" w:rsidRPr="0081223E" w:rsidRDefault="008C4354" w:rsidP="008C4354">
      <w:pPr>
        <w:pStyle w:val="References"/>
        <w:spacing w:line="480" w:lineRule="auto"/>
      </w:pPr>
      <w:r w:rsidRPr="0081223E">
        <w:t>Schilling, K.E., K.S. Chan, H. Liu, and Y.K. Zhang. 2010. Quantifying the effect of land use land cover change on increasing discharge in the Upper Mississippi River. Journal of Hydrology 387(3–4): 343–345. doi: 10.1016/j.jhydrol.2010.04.019.</w:t>
      </w:r>
    </w:p>
    <w:p w14:paraId="061DD578" w14:textId="77777777" w:rsidR="008C4354" w:rsidRPr="0081223E" w:rsidRDefault="008C4354" w:rsidP="008C4354">
      <w:pPr>
        <w:pStyle w:val="References"/>
        <w:spacing w:line="480" w:lineRule="auto"/>
      </w:pPr>
      <w:r w:rsidRPr="0081223E">
        <w:t>Seifert, C.A., M.J. Roberts, and D.B. Lobell. 2017. Continuous corn and soybean yield penalties across hundreds of thousands of fields. Agronomy Journal 109(2): 541–548. doi: 10.2134/agronj2016.03.0134.</w:t>
      </w:r>
    </w:p>
    <w:p w14:paraId="41930A26" w14:textId="77777777" w:rsidR="008C4354" w:rsidRPr="0081223E" w:rsidRDefault="008C4354" w:rsidP="008C4354">
      <w:pPr>
        <w:pStyle w:val="References"/>
        <w:spacing w:line="480" w:lineRule="auto"/>
      </w:pPr>
      <w:r w:rsidRPr="0081223E">
        <w:t xml:space="preserve">Stanger, T.F., and J.G. Lauer. 2008. Corn </w:t>
      </w:r>
      <w:r>
        <w:t>g</w:t>
      </w:r>
      <w:r w:rsidRPr="0081223E">
        <w:t xml:space="preserve">rain </w:t>
      </w:r>
      <w:r>
        <w:t>y</w:t>
      </w:r>
      <w:r w:rsidRPr="0081223E">
        <w:t xml:space="preserve">ield </w:t>
      </w:r>
      <w:r>
        <w:t>r</w:t>
      </w:r>
      <w:r w:rsidRPr="0081223E">
        <w:t xml:space="preserve">esponse to </w:t>
      </w:r>
      <w:r>
        <w:t>c</w:t>
      </w:r>
      <w:r w:rsidRPr="0081223E">
        <w:t xml:space="preserve">rop </w:t>
      </w:r>
      <w:r>
        <w:t>r</w:t>
      </w:r>
      <w:r w:rsidRPr="0081223E">
        <w:t xml:space="preserve">otation and </w:t>
      </w:r>
      <w:r>
        <w:t>n</w:t>
      </w:r>
      <w:r w:rsidRPr="0081223E">
        <w:t>itrogen over 35 Years. Agronomy Journal 100(3): 643–650. doi: 10.2134/AGRONJ2007.0280.</w:t>
      </w:r>
    </w:p>
    <w:p w14:paraId="40F93E6E" w14:textId="77777777" w:rsidR="008C4354" w:rsidRPr="0081223E" w:rsidRDefault="008C4354" w:rsidP="008C4354">
      <w:pPr>
        <w:pStyle w:val="References"/>
        <w:spacing w:line="480" w:lineRule="auto"/>
      </w:pPr>
      <w:r w:rsidRPr="0081223E">
        <w:t>Tron, S., G. Bodner, F. Laio, L. Ridolfi, and D. Leitner. 2015. Can diversity in root architecture explain plant water use efficiency? A modeling study. Ecological Modelling 312: 200–210. doi: 10.1016/J.ECOLMODEL.2015.05.028.</w:t>
      </w:r>
    </w:p>
    <w:p w14:paraId="34DCC7A5" w14:textId="77777777" w:rsidR="008C4354" w:rsidRPr="0081223E" w:rsidRDefault="008C4354" w:rsidP="008C4354">
      <w:pPr>
        <w:pStyle w:val="References"/>
        <w:spacing w:line="480" w:lineRule="auto"/>
      </w:pPr>
      <w:r w:rsidRPr="0081223E">
        <w:t>USDA National Agricultural Statistics Service Cropland Data Layer. 2021. Published corn data layer [Online]. USDA-NASS, Washington, DC. https://nassgeodata.gmu.edu/CropScape/ (accessed 10 August 2021).</w:t>
      </w:r>
    </w:p>
    <w:p w14:paraId="14E3DBF0" w14:textId="77777777" w:rsidR="008C4354" w:rsidRPr="0081223E" w:rsidRDefault="008C4354" w:rsidP="008C4354">
      <w:pPr>
        <w:pStyle w:val="References"/>
        <w:spacing w:line="480" w:lineRule="auto"/>
      </w:pPr>
      <w:r w:rsidRPr="0081223E">
        <w:t xml:space="preserve">Varvel, G.E. 2000. Crop </w:t>
      </w:r>
      <w:r>
        <w:t>rotation and n</w:t>
      </w:r>
      <w:r w:rsidRPr="0081223E">
        <w:t xml:space="preserve">itrogen </w:t>
      </w:r>
      <w:r>
        <w:t>e</w:t>
      </w:r>
      <w:r w:rsidRPr="0081223E">
        <w:t xml:space="preserve">ffects on </w:t>
      </w:r>
      <w:r>
        <w:t>n</w:t>
      </w:r>
      <w:r w:rsidRPr="0081223E">
        <w:t xml:space="preserve">ormalized </w:t>
      </w:r>
      <w:r>
        <w:t>grain y</w:t>
      </w:r>
      <w:r w:rsidRPr="0081223E">
        <w:t xml:space="preserve">ields in a </w:t>
      </w:r>
      <w:r>
        <w:t>l</w:t>
      </w:r>
      <w:r w:rsidRPr="0081223E">
        <w:t>ong-</w:t>
      </w:r>
      <w:r>
        <w:t>t</w:t>
      </w:r>
      <w:r w:rsidRPr="0081223E">
        <w:t xml:space="preserve">erm </w:t>
      </w:r>
      <w:r>
        <w:t>s</w:t>
      </w:r>
      <w:r w:rsidRPr="0081223E">
        <w:t>tudy. Agronomy Journal 92(5): 938–941. doi: 10.2134/AGRONJ2000.925938X.</w:t>
      </w:r>
    </w:p>
    <w:p w14:paraId="0479353F" w14:textId="77777777" w:rsidR="008C4354" w:rsidRPr="0081223E" w:rsidRDefault="008C4354" w:rsidP="008C4354">
      <w:pPr>
        <w:pStyle w:val="References"/>
        <w:spacing w:line="480" w:lineRule="auto"/>
      </w:pPr>
      <w:r w:rsidRPr="0081223E">
        <w:lastRenderedPageBreak/>
        <w:t xml:space="preserve">Vogel, A.M., and F.E. Below. 2018. Hybrid </w:t>
      </w:r>
      <w:r>
        <w:t>s</w:t>
      </w:r>
      <w:r w:rsidRPr="0081223E">
        <w:t xml:space="preserve">election and </w:t>
      </w:r>
      <w:r>
        <w:t>a</w:t>
      </w:r>
      <w:r w:rsidRPr="0081223E">
        <w:t xml:space="preserve">gronomic </w:t>
      </w:r>
      <w:r>
        <w:t>m</w:t>
      </w:r>
      <w:r w:rsidRPr="0081223E">
        <w:t xml:space="preserve">anagement to </w:t>
      </w:r>
      <w:r>
        <w:t>l</w:t>
      </w:r>
      <w:r w:rsidRPr="0081223E">
        <w:t xml:space="preserve">essen the </w:t>
      </w:r>
      <w:r>
        <w:t>c</w:t>
      </w:r>
      <w:r w:rsidRPr="0081223E">
        <w:t xml:space="preserve">ontinuous </w:t>
      </w:r>
      <w:r>
        <w:t>c</w:t>
      </w:r>
      <w:r w:rsidRPr="0081223E">
        <w:t xml:space="preserve">orn </w:t>
      </w:r>
      <w:r>
        <w:t>y</w:t>
      </w:r>
      <w:r w:rsidRPr="0081223E">
        <w:t xml:space="preserve">ield </w:t>
      </w:r>
      <w:r>
        <w:t>p</w:t>
      </w:r>
      <w:r w:rsidRPr="0081223E">
        <w:t>enalty. Agronomy 2018, Vol. 8, Page 228 8(10): 228. doi: 10.3390/AGRONOMY8100228.</w:t>
      </w:r>
    </w:p>
    <w:p w14:paraId="38FC6810" w14:textId="77777777" w:rsidR="008C4354" w:rsidRPr="0081223E" w:rsidRDefault="008C4354" w:rsidP="008C4354">
      <w:pPr>
        <w:pStyle w:val="References"/>
        <w:spacing w:line="480" w:lineRule="auto"/>
      </w:pPr>
      <w:r w:rsidRPr="0081223E">
        <w:t>Weisberger, D.A., M.D. McDaniel, J.G. Arbuckle, and M. Liebman. 2021. Farmer perspectives on benefits of and barriers to extended crop rotations in Iowa, USA. Agricultural &amp; Environmental Letters 6(2): e20049. doi: 10.1002/AEL2.20049.</w:t>
      </w:r>
    </w:p>
    <w:p w14:paraId="4630EDCD" w14:textId="77777777" w:rsidR="008C4354" w:rsidRPr="0081223E" w:rsidRDefault="008C4354" w:rsidP="008C4354">
      <w:pPr>
        <w:pStyle w:val="References"/>
        <w:spacing w:line="480" w:lineRule="auto"/>
      </w:pPr>
      <w:r w:rsidRPr="0081223E">
        <w:t>Wickham, H., M. Averick, J. Bryan, W. Chang, L. McGowan, et al. 2019. Welcome to the Tidyverse. Journal of Open Source Software 4(43): 1686. doi: 10.21105/joss.01686.</w:t>
      </w:r>
    </w:p>
    <w:p w14:paraId="5E1FAFF5" w14:textId="77777777" w:rsidR="008C4354" w:rsidRPr="0081223E" w:rsidRDefault="008C4354" w:rsidP="008C4354">
      <w:pPr>
        <w:pStyle w:val="References"/>
        <w:spacing w:line="480" w:lineRule="auto"/>
      </w:pPr>
      <w:r w:rsidRPr="0081223E">
        <w:t>Wood, S.N. 2011. Fast stable restricted maximum likelihood and marginal likelihood estimation of semiparametric generalized linear models. Journal of the Royal Statistical Society. Series B: Statistical Methodology 73(1): 3–36. doi: 10.1111/J.1467-9868.2010.00749.X.</w:t>
      </w:r>
    </w:p>
    <w:p w14:paraId="00AE25B8" w14:textId="77777777" w:rsidR="008C4354" w:rsidRDefault="008C4354" w:rsidP="008C4354">
      <w:pPr>
        <w:pStyle w:val="Heading1"/>
      </w:pPr>
      <w:bookmarkStart w:id="76" w:name="_Toc83115545"/>
      <w:r>
        <w:t>Appendix. Supplementary Material</w:t>
      </w:r>
      <w:bookmarkEnd w:id="76"/>
    </w:p>
    <w:p w14:paraId="33E9C3E9" w14:textId="77777777" w:rsidR="008C4354" w:rsidRDefault="008C4354" w:rsidP="008C4354">
      <w:pPr>
        <w:pStyle w:val="Body"/>
        <w:ind w:firstLine="0"/>
      </w:pPr>
      <w:r>
        <w:t>The following figures are included as supplementary material:</w:t>
      </w:r>
    </w:p>
    <w:p w14:paraId="2A0D80BD" w14:textId="77777777" w:rsidR="008C4354" w:rsidRDefault="008C4354" w:rsidP="008C4354">
      <w:pPr>
        <w:spacing w:line="480" w:lineRule="auto"/>
      </w:pPr>
      <w:r>
        <w:t>Figure S1 – Maximum rooting depth over time dataset</w:t>
      </w:r>
    </w:p>
    <w:p w14:paraId="63108F63" w14:textId="77777777" w:rsidR="008C4354" w:rsidRDefault="008C4354" w:rsidP="008C4354">
      <w:pPr>
        <w:spacing w:line="480" w:lineRule="auto"/>
      </w:pPr>
      <w:r w:rsidRPr="00F758AC">
        <w:t>Figure S2</w:t>
      </w:r>
      <w:r>
        <w:t xml:space="preserve"> - </w:t>
      </w:r>
      <w:r w:rsidRPr="00F758AC">
        <w:t>Maximum rooting depth by year</w:t>
      </w:r>
      <w:r>
        <w:t xml:space="preserve"> fitted values</w:t>
      </w:r>
    </w:p>
    <w:p w14:paraId="0D59BE6B" w14:textId="77777777" w:rsidR="008C4354" w:rsidRDefault="008C4354" w:rsidP="008C4354">
      <w:pPr>
        <w:spacing w:line="480" w:lineRule="auto"/>
      </w:pPr>
      <w:r>
        <w:t>Figure S3 – Root to shoot ratios for 2019 and 2020</w:t>
      </w:r>
    </w:p>
    <w:p w14:paraId="46EACAD0" w14:textId="77777777" w:rsidR="008C4354" w:rsidRPr="00F758AC" w:rsidRDefault="008C4354" w:rsidP="008C4354">
      <w:pPr>
        <w:spacing w:line="480" w:lineRule="auto"/>
      </w:pPr>
      <w:r w:rsidRPr="00F758AC">
        <w:t>Figure S</w:t>
      </w:r>
      <w:r>
        <w:t xml:space="preserve">4 - </w:t>
      </w:r>
      <w:r w:rsidRPr="00F758AC">
        <w:t>Yields, biomass over time, growth rate over time, harvest index, 500-kernal grain weight</w:t>
      </w:r>
    </w:p>
    <w:p w14:paraId="38737364" w14:textId="77777777" w:rsidR="008C4354" w:rsidRDefault="008C4354" w:rsidP="008C4354">
      <w:pPr>
        <w:spacing w:line="480" w:lineRule="auto"/>
      </w:pPr>
      <w:r w:rsidRPr="00F758AC">
        <w:t>Figure S</w:t>
      </w:r>
      <w:r>
        <w:t>5</w:t>
      </w:r>
      <w:r w:rsidRPr="00F758AC">
        <w:t xml:space="preserve"> </w:t>
      </w:r>
      <w:r>
        <w:t>- Soil penetration resistance by depth at various sampling points, approximate depths of tillage operations are provided for reference</w:t>
      </w:r>
    </w:p>
    <w:p w14:paraId="401E9766" w14:textId="77777777" w:rsidR="008C4354" w:rsidRPr="007A1436" w:rsidRDefault="008C4354" w:rsidP="008C4354">
      <w:pPr>
        <w:spacing w:line="480" w:lineRule="auto"/>
        <w:rPr>
          <w:vanish/>
        </w:rPr>
        <w:sectPr w:rsidR="008C4354" w:rsidRPr="007A1436" w:rsidSect="009C693E">
          <w:type w:val="continuous"/>
          <w:pgSz w:w="12240" w:h="15840"/>
          <w:pgMar w:top="1440" w:right="1440" w:bottom="1440" w:left="1440" w:header="720" w:footer="720" w:gutter="0"/>
          <w:cols w:space="720"/>
          <w:docGrid w:linePitch="360"/>
        </w:sectPr>
      </w:pPr>
      <w:r w:rsidRPr="00F758AC">
        <w:lastRenderedPageBreak/>
        <w:t>Figure S</w:t>
      </w:r>
      <w:r>
        <w:t xml:space="preserve">6 - </w:t>
      </w:r>
      <w:r w:rsidRPr="00F758AC">
        <w:t xml:space="preserve">Soil moisture at </w:t>
      </w:r>
      <w:r>
        <w:t xml:space="preserve">30 and </w:t>
      </w:r>
      <w:r w:rsidRPr="00F758AC">
        <w:t>45 cm depth</w:t>
      </w:r>
      <w:r>
        <w:t xml:space="preserve">s in the maize phase of the complex (dark blue) and simple (pink) rotations; </w:t>
      </w:r>
      <w:r w:rsidRPr="007A1436">
        <w:rPr>
          <w:vanish/>
        </w:rPr>
        <w:t xml:space="preserve"> </w:t>
      </w:r>
    </w:p>
    <w:p w14:paraId="70A2F640" w14:textId="77777777" w:rsidR="008C4354" w:rsidRDefault="008C4354" w:rsidP="008C4354">
      <w:pPr>
        <w:spacing w:line="480" w:lineRule="auto"/>
      </w:pPr>
      <w:r>
        <w:t>points represent individual sensor values, lines the estimated values, and ribbons the 95% confidence interval around the estimates</w:t>
      </w:r>
    </w:p>
    <w:p w14:paraId="36CDD90E" w14:textId="77777777" w:rsidR="008C4354" w:rsidRDefault="008C4354" w:rsidP="008C4354">
      <w:pPr>
        <w:spacing w:line="480" w:lineRule="auto"/>
      </w:pPr>
    </w:p>
    <w:p w14:paraId="120CC5D5" w14:textId="77777777" w:rsidR="008C4354" w:rsidRDefault="008C4354" w:rsidP="008C4354">
      <w:pPr>
        <w:spacing w:line="480" w:lineRule="auto"/>
      </w:pPr>
      <w:r>
        <w:t>The following tables are included as supplementary material:</w:t>
      </w:r>
    </w:p>
    <w:p w14:paraId="0F0E2465" w14:textId="77777777" w:rsidR="008C4354" w:rsidRDefault="008C4354" w:rsidP="008C4354">
      <w:pPr>
        <w:spacing w:line="480" w:lineRule="auto"/>
      </w:pPr>
    </w:p>
    <w:p w14:paraId="2C96EA05" w14:textId="77777777" w:rsidR="008C4354" w:rsidRDefault="008C4354" w:rsidP="008C4354">
      <w:pPr>
        <w:spacing w:line="480" w:lineRule="auto"/>
      </w:pPr>
      <w:r w:rsidRPr="00F758AC">
        <w:t>Table S</w:t>
      </w:r>
      <w:r>
        <w:t xml:space="preserve">1 - </w:t>
      </w:r>
      <w:r w:rsidRPr="00F758AC">
        <w:t>Summary of growth-analysis curve fits</w:t>
      </w:r>
    </w:p>
    <w:p w14:paraId="349C858D" w14:textId="77777777" w:rsidR="008C4354" w:rsidRDefault="008C4354" w:rsidP="008C4354">
      <w:pPr>
        <w:spacing w:line="480" w:lineRule="auto"/>
      </w:pPr>
      <w:r w:rsidRPr="00F758AC">
        <w:t>Table S</w:t>
      </w:r>
      <w:r>
        <w:t xml:space="preserve">2 - </w:t>
      </w:r>
      <w:r w:rsidRPr="00F758AC">
        <w:t>Summa</w:t>
      </w:r>
      <w:r>
        <w:t>ry of fixed effect tests on root mass</w:t>
      </w:r>
    </w:p>
    <w:p w14:paraId="73BC53DA" w14:textId="77777777" w:rsidR="008C4354" w:rsidRDefault="008C4354" w:rsidP="008C4354">
      <w:pPr>
        <w:spacing w:line="480" w:lineRule="auto"/>
      </w:pPr>
      <w:r w:rsidRPr="00F758AC">
        <w:t>Table S</w:t>
      </w:r>
      <w:r>
        <w:t xml:space="preserve">3 - </w:t>
      </w:r>
      <w:r w:rsidRPr="00F758AC">
        <w:t>Summa</w:t>
      </w:r>
      <w:r>
        <w:t>ry of root mass added contrasts for the complex versus simple rotation at each depth</w:t>
      </w:r>
    </w:p>
    <w:p w14:paraId="1AE9C609" w14:textId="77777777" w:rsidR="008C4354" w:rsidRDefault="008C4354" w:rsidP="008C4354">
      <w:pPr>
        <w:spacing w:line="480" w:lineRule="auto"/>
      </w:pPr>
    </w:p>
    <w:p w14:paraId="155F1A38" w14:textId="77777777" w:rsidR="008C4354" w:rsidRDefault="008C4354" w:rsidP="008C4354">
      <w:pPr>
        <w:spacing w:line="480" w:lineRule="auto"/>
      </w:pPr>
    </w:p>
    <w:p w14:paraId="7C7D8CBD" w14:textId="77777777" w:rsidR="008C4354" w:rsidRPr="00061095" w:rsidRDefault="008C4354" w:rsidP="008C4354">
      <w:pPr>
        <w:spacing w:line="480" w:lineRule="auto"/>
      </w:pPr>
    </w:p>
    <w:p w14:paraId="778D29EA" w14:textId="77777777" w:rsidR="008C4354" w:rsidRDefault="008C4354" w:rsidP="008C4354">
      <w:pPr>
        <w:pStyle w:val="NoSpacing"/>
        <w:spacing w:line="480" w:lineRule="auto"/>
        <w:jc w:val="center"/>
      </w:pPr>
      <w:r w:rsidRPr="00D6545C">
        <w:rPr>
          <w:noProof/>
        </w:rPr>
        <w:lastRenderedPageBreak/>
        <w:drawing>
          <wp:inline distT="0" distB="0" distL="0" distR="0" wp14:anchorId="6D7ACE46" wp14:editId="1B483A4F">
            <wp:extent cx="5943600" cy="4200525"/>
            <wp:effectExtent l="0" t="0" r="0" b="9525"/>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14:paraId="7D8DEE90" w14:textId="77777777" w:rsidR="008C4354" w:rsidRPr="00F758AC" w:rsidRDefault="008C4354" w:rsidP="008C4354">
      <w:pPr>
        <w:pStyle w:val="CaptionSpecAPA"/>
        <w:spacing w:line="480" w:lineRule="auto"/>
      </w:pPr>
      <w:r w:rsidRPr="00F758AC">
        <w:t xml:space="preserve">Figure S1. </w:t>
      </w:r>
      <w:r>
        <w:t>R</w:t>
      </w:r>
      <w:r w:rsidRPr="00F758AC">
        <w:t>ooting depth over time dataset</w:t>
      </w:r>
      <w:ins w:id="77" w:author="Sotirios Archontoulis" w:date="2022-02-25T05:53:00Z">
        <w:r>
          <w:t xml:space="preserve">. </w:t>
        </w:r>
      </w:ins>
    </w:p>
    <w:p w14:paraId="4906148E" w14:textId="77777777" w:rsidR="008C4354" w:rsidRPr="00EE38B8" w:rsidRDefault="008C4354" w:rsidP="008C4354">
      <w:pPr>
        <w:pStyle w:val="Body"/>
      </w:pPr>
    </w:p>
    <w:p w14:paraId="094F6A60" w14:textId="77777777" w:rsidR="008C4354" w:rsidRDefault="008C4354" w:rsidP="008C4354">
      <w:pPr>
        <w:pStyle w:val="NoSpacing"/>
        <w:spacing w:line="480" w:lineRule="auto"/>
        <w:jc w:val="center"/>
      </w:pPr>
      <w:r w:rsidRPr="00D6545C">
        <w:rPr>
          <w:noProof/>
        </w:rPr>
        <w:lastRenderedPageBreak/>
        <w:drawing>
          <wp:inline distT="0" distB="0" distL="0" distR="0" wp14:anchorId="3CF1B6DA" wp14:editId="20008DFB">
            <wp:extent cx="5829300" cy="4133850"/>
            <wp:effectExtent l="0" t="0" r="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29300" cy="4133850"/>
                    </a:xfrm>
                    <a:prstGeom prst="rect">
                      <a:avLst/>
                    </a:prstGeom>
                    <a:noFill/>
                    <a:ln>
                      <a:noFill/>
                    </a:ln>
                  </pic:spPr>
                </pic:pic>
              </a:graphicData>
            </a:graphic>
          </wp:inline>
        </w:drawing>
      </w:r>
    </w:p>
    <w:p w14:paraId="46B08FBC" w14:textId="77777777" w:rsidR="008C4354" w:rsidRDefault="008C4354" w:rsidP="008C4354">
      <w:pPr>
        <w:pStyle w:val="CaptionSpecAPA"/>
        <w:spacing w:line="480" w:lineRule="auto"/>
      </w:pPr>
      <w:r w:rsidRPr="00F758AC">
        <w:t xml:space="preserve">Figure S2. </w:t>
      </w:r>
      <w:r>
        <w:t>Model estimates for r</w:t>
      </w:r>
      <w:r w:rsidRPr="00F758AC">
        <w:t xml:space="preserve">ooting depth by </w:t>
      </w:r>
      <w:commentRangeStart w:id="78"/>
      <w:r w:rsidRPr="00F758AC">
        <w:t>year</w:t>
      </w:r>
      <w:commentRangeEnd w:id="78"/>
      <w:r>
        <w:rPr>
          <w:rStyle w:val="CommentReference"/>
          <w:i w:val="0"/>
          <w:iCs w:val="0"/>
          <w:color w:val="auto"/>
        </w:rPr>
        <w:commentReference w:id="78"/>
      </w:r>
      <w:r>
        <w:t xml:space="preserve"> with shading representing 95% confidence intervals</w:t>
      </w:r>
    </w:p>
    <w:p w14:paraId="7E86F53C" w14:textId="77777777" w:rsidR="008C4354" w:rsidRDefault="008C4354" w:rsidP="008C4354">
      <w:pPr>
        <w:pStyle w:val="Body"/>
      </w:pPr>
    </w:p>
    <w:p w14:paraId="1A7B0C1D" w14:textId="77777777" w:rsidR="008C4354" w:rsidRDefault="008C4354" w:rsidP="008C4354">
      <w:pPr>
        <w:pStyle w:val="Body"/>
      </w:pPr>
      <w:r>
        <w:rPr>
          <w:noProof/>
        </w:rPr>
        <w:lastRenderedPageBreak/>
        <w:drawing>
          <wp:inline distT="0" distB="0" distL="0" distR="0" wp14:anchorId="5053A648" wp14:editId="341EF8AA">
            <wp:extent cx="5943600" cy="4907915"/>
            <wp:effectExtent l="0" t="0" r="0" b="698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22"/>
                    <a:stretch>
                      <a:fillRect/>
                    </a:stretch>
                  </pic:blipFill>
                  <pic:spPr>
                    <a:xfrm>
                      <a:off x="0" y="0"/>
                      <a:ext cx="5943600" cy="4907915"/>
                    </a:xfrm>
                    <a:prstGeom prst="rect">
                      <a:avLst/>
                    </a:prstGeom>
                  </pic:spPr>
                </pic:pic>
              </a:graphicData>
            </a:graphic>
          </wp:inline>
        </w:drawing>
      </w:r>
    </w:p>
    <w:p w14:paraId="7D8C7E30" w14:textId="77777777" w:rsidR="008C4354" w:rsidRPr="00F758AC" w:rsidRDefault="008C4354" w:rsidP="008C4354">
      <w:pPr>
        <w:pStyle w:val="CaptionSpecAPA"/>
        <w:spacing w:line="480" w:lineRule="auto"/>
      </w:pPr>
      <w:r w:rsidRPr="00F758AC">
        <w:t>Figure S</w:t>
      </w:r>
      <w:r>
        <w:t>3</w:t>
      </w:r>
      <w:r w:rsidRPr="00F758AC">
        <w:t xml:space="preserve">. </w:t>
      </w:r>
      <w:r>
        <w:t>Root to shoot ratios for 2019 and 2020</w:t>
      </w:r>
    </w:p>
    <w:p w14:paraId="11D1E67C" w14:textId="77777777" w:rsidR="008C4354" w:rsidRPr="00622EBA" w:rsidRDefault="008C4354" w:rsidP="008C4354">
      <w:pPr>
        <w:pStyle w:val="Body"/>
      </w:pPr>
    </w:p>
    <w:p w14:paraId="3C83DE04" w14:textId="77777777" w:rsidR="008C4354" w:rsidRDefault="008C4354" w:rsidP="008C4354">
      <w:pPr>
        <w:pStyle w:val="NoSpacing"/>
        <w:spacing w:line="480" w:lineRule="auto"/>
        <w:jc w:val="center"/>
      </w:pPr>
      <w:r w:rsidRPr="00D6545C">
        <w:rPr>
          <w:noProof/>
        </w:rPr>
        <w:lastRenderedPageBreak/>
        <w:drawing>
          <wp:inline distT="0" distB="0" distL="0" distR="0" wp14:anchorId="233669CD" wp14:editId="7985A15B">
            <wp:extent cx="5829300" cy="5324475"/>
            <wp:effectExtent l="0" t="0" r="0"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29300" cy="5324475"/>
                    </a:xfrm>
                    <a:prstGeom prst="rect">
                      <a:avLst/>
                    </a:prstGeom>
                    <a:noFill/>
                    <a:ln>
                      <a:noFill/>
                    </a:ln>
                  </pic:spPr>
                </pic:pic>
              </a:graphicData>
            </a:graphic>
          </wp:inline>
        </w:drawing>
      </w:r>
    </w:p>
    <w:p w14:paraId="29E9176C" w14:textId="77777777" w:rsidR="008C4354" w:rsidRPr="00F758AC" w:rsidRDefault="008C4354" w:rsidP="008C4354">
      <w:pPr>
        <w:pStyle w:val="CaptionSpecAPA"/>
        <w:spacing w:line="480" w:lineRule="auto"/>
      </w:pPr>
      <w:commentRangeStart w:id="79"/>
      <w:r w:rsidRPr="00F758AC">
        <w:t xml:space="preserve">Figure </w:t>
      </w:r>
      <w:commentRangeEnd w:id="79"/>
      <w:r>
        <w:rPr>
          <w:rStyle w:val="CommentReference"/>
          <w:i w:val="0"/>
          <w:iCs w:val="0"/>
          <w:color w:val="auto"/>
        </w:rPr>
        <w:commentReference w:id="79"/>
      </w:r>
      <w:r w:rsidRPr="00F758AC">
        <w:t>S</w:t>
      </w:r>
      <w:r>
        <w:t>3</w:t>
      </w:r>
      <w:r w:rsidRPr="00F758AC">
        <w:t xml:space="preserve"> Yields, </w:t>
      </w:r>
      <w:commentRangeStart w:id="80"/>
      <w:r w:rsidRPr="00F758AC">
        <w:t>biomass over time, growth rate over time</w:t>
      </w:r>
      <w:commentRangeEnd w:id="80"/>
      <w:r>
        <w:rPr>
          <w:rStyle w:val="CommentReference"/>
          <w:i w:val="0"/>
          <w:iCs w:val="0"/>
          <w:color w:val="auto"/>
        </w:rPr>
        <w:commentReference w:id="80"/>
      </w:r>
      <w:r w:rsidRPr="00F758AC">
        <w:t>, harvest index, 500-kernal grain weight</w:t>
      </w:r>
    </w:p>
    <w:p w14:paraId="6E344726" w14:textId="77777777" w:rsidR="008C4354" w:rsidRDefault="008C4354" w:rsidP="008C4354">
      <w:pPr>
        <w:pStyle w:val="NoSpacing"/>
        <w:keepNext/>
        <w:spacing w:line="480" w:lineRule="auto"/>
        <w:jc w:val="center"/>
      </w:pPr>
      <w:r w:rsidRPr="00D6545C">
        <w:rPr>
          <w:noProof/>
        </w:rPr>
        <w:lastRenderedPageBreak/>
        <w:drawing>
          <wp:inline distT="0" distB="0" distL="0" distR="0" wp14:anchorId="168C0FA1" wp14:editId="164058CD">
            <wp:extent cx="5381625" cy="5638800"/>
            <wp:effectExtent l="0" t="0" r="9525" b="0"/>
            <wp:docPr id="2" name="Picture 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art&#10;&#10;Description automatically generated with low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81625" cy="5638800"/>
                    </a:xfrm>
                    <a:prstGeom prst="rect">
                      <a:avLst/>
                    </a:prstGeom>
                    <a:noFill/>
                    <a:ln>
                      <a:noFill/>
                    </a:ln>
                  </pic:spPr>
                </pic:pic>
              </a:graphicData>
            </a:graphic>
          </wp:inline>
        </w:drawing>
      </w:r>
    </w:p>
    <w:p w14:paraId="669A707E" w14:textId="77777777" w:rsidR="008C4354" w:rsidRDefault="008C4354" w:rsidP="008C4354">
      <w:pPr>
        <w:pStyle w:val="CaptionSpecAPA"/>
        <w:spacing w:line="480" w:lineRule="auto"/>
      </w:pPr>
      <w:r w:rsidRPr="00F758AC">
        <w:t>Figure S</w:t>
      </w:r>
      <w:r>
        <w:t>4</w:t>
      </w:r>
      <w:r w:rsidRPr="00F758AC">
        <w:t xml:space="preserve"> </w:t>
      </w:r>
      <w:r>
        <w:t>Soil penetration resistance by depth at various sampling points, approximate depths of tillage operations are provided for reference</w:t>
      </w:r>
    </w:p>
    <w:p w14:paraId="4DDA7CFF" w14:textId="77777777" w:rsidR="008C4354" w:rsidRPr="00EE38B8" w:rsidRDefault="008C4354" w:rsidP="008C4354">
      <w:pPr>
        <w:pStyle w:val="Body"/>
      </w:pPr>
    </w:p>
    <w:p w14:paraId="51FA19B4" w14:textId="77777777" w:rsidR="008C4354" w:rsidRDefault="008C4354" w:rsidP="008C4354">
      <w:pPr>
        <w:pStyle w:val="NoSpacing"/>
        <w:spacing w:line="480" w:lineRule="auto"/>
        <w:jc w:val="center"/>
      </w:pPr>
      <w:r w:rsidRPr="008E0277">
        <w:rPr>
          <w:noProof/>
        </w:rPr>
        <w:lastRenderedPageBreak/>
        <w:drawing>
          <wp:inline distT="0" distB="0" distL="0" distR="0" wp14:anchorId="3D9B64A0" wp14:editId="0D7011CA">
            <wp:extent cx="5667375" cy="4600575"/>
            <wp:effectExtent l="0" t="0" r="9525" b="9525"/>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67375" cy="4600575"/>
                    </a:xfrm>
                    <a:prstGeom prst="rect">
                      <a:avLst/>
                    </a:prstGeom>
                    <a:noFill/>
                    <a:ln>
                      <a:noFill/>
                    </a:ln>
                  </pic:spPr>
                </pic:pic>
              </a:graphicData>
            </a:graphic>
          </wp:inline>
        </w:drawing>
      </w:r>
    </w:p>
    <w:p w14:paraId="02B8EAC8" w14:textId="77777777" w:rsidR="008C4354" w:rsidRPr="007A1436" w:rsidRDefault="008C4354" w:rsidP="008C4354">
      <w:pPr>
        <w:pStyle w:val="CaptionSpecAPA"/>
        <w:spacing w:line="480" w:lineRule="auto"/>
        <w:rPr>
          <w:vanish/>
        </w:rPr>
        <w:sectPr w:rsidR="008C4354" w:rsidRPr="007A1436" w:rsidSect="009C693E">
          <w:type w:val="continuous"/>
          <w:pgSz w:w="12240" w:h="15840"/>
          <w:pgMar w:top="1440" w:right="1440" w:bottom="1440" w:left="1440" w:header="720" w:footer="720" w:gutter="0"/>
          <w:cols w:space="720"/>
          <w:docGrid w:linePitch="360"/>
        </w:sectPr>
      </w:pPr>
      <w:commentRangeStart w:id="81"/>
      <w:r w:rsidRPr="00F758AC">
        <w:t>Figure S</w:t>
      </w:r>
      <w:r>
        <w:t>5</w:t>
      </w:r>
      <w:r w:rsidRPr="00F758AC">
        <w:t xml:space="preserve">. </w:t>
      </w:r>
      <w:commentRangeEnd w:id="81"/>
      <w:r>
        <w:rPr>
          <w:rStyle w:val="CommentReference"/>
          <w:i w:val="0"/>
          <w:iCs w:val="0"/>
          <w:color w:val="auto"/>
        </w:rPr>
        <w:commentReference w:id="81"/>
      </w:r>
      <w:r w:rsidRPr="00F758AC">
        <w:t xml:space="preserve">Soil moisture at </w:t>
      </w:r>
      <w:r>
        <w:t xml:space="preserve">30 and </w:t>
      </w:r>
      <w:r w:rsidRPr="00F758AC">
        <w:t>45 cm depth</w:t>
      </w:r>
      <w:r>
        <w:t xml:space="preserve">s in the maize phase of the complex (dark blue) and simple (pink) rotations; </w:t>
      </w:r>
      <w:r w:rsidRPr="007A1436">
        <w:rPr>
          <w:vanish/>
        </w:rPr>
        <w:t xml:space="preserve"> </w:t>
      </w:r>
    </w:p>
    <w:p w14:paraId="0B13ACB6" w14:textId="77777777" w:rsidR="008C4354" w:rsidRDefault="008C4354" w:rsidP="008C4354">
      <w:pPr>
        <w:pStyle w:val="CaptionSpecAPA"/>
        <w:spacing w:line="480" w:lineRule="auto"/>
      </w:pPr>
      <w:r>
        <w:t>points represent individual sensor values, lines the estimated values, and ribbons the 95% confidence interval around the estimates</w:t>
      </w:r>
    </w:p>
    <w:p w14:paraId="0CD5827D" w14:textId="77777777" w:rsidR="008C4354" w:rsidRDefault="008C4354" w:rsidP="008C4354">
      <w:pPr>
        <w:pStyle w:val="Body"/>
      </w:pPr>
    </w:p>
    <w:p w14:paraId="75FB9AA3" w14:textId="77777777" w:rsidR="008C4354" w:rsidRDefault="008C4354" w:rsidP="008C4354">
      <w:pPr>
        <w:pStyle w:val="Body"/>
      </w:pPr>
    </w:p>
    <w:p w14:paraId="50685AB9" w14:textId="77777777" w:rsidR="008C4354" w:rsidRDefault="008C4354" w:rsidP="008C4354">
      <w:pPr>
        <w:pStyle w:val="Body"/>
      </w:pPr>
    </w:p>
    <w:p w14:paraId="4E6D59BA" w14:textId="77777777" w:rsidR="008C4354" w:rsidRDefault="008C4354" w:rsidP="008C4354">
      <w:pPr>
        <w:pStyle w:val="Body"/>
      </w:pPr>
    </w:p>
    <w:p w14:paraId="54180B56" w14:textId="77777777" w:rsidR="008C4354" w:rsidRDefault="008C4354" w:rsidP="008C4354">
      <w:pPr>
        <w:pStyle w:val="Body"/>
      </w:pPr>
    </w:p>
    <w:p w14:paraId="3977C91F" w14:textId="77777777" w:rsidR="008C4354" w:rsidRDefault="008C4354">
      <w:pPr>
        <w:spacing w:after="160" w:line="480" w:lineRule="auto"/>
        <w:rPr>
          <w:ins w:id="82" w:author="Sotirios Archontoulis" w:date="2022-02-25T06:01:00Z"/>
        </w:rPr>
        <w:pPrChange w:id="83" w:author="Osterholz, Will - ARS" w:date="2022-08-12T10:48:00Z">
          <w:pPr>
            <w:pStyle w:val="Body"/>
          </w:pPr>
        </w:pPrChange>
      </w:pPr>
      <w:ins w:id="84" w:author="Sotirios Archontoulis" w:date="2022-02-25T06:01:00Z">
        <w:r>
          <w:br w:type="page"/>
        </w:r>
      </w:ins>
    </w:p>
    <w:p w14:paraId="436B6CCC" w14:textId="77777777" w:rsidR="008C4354" w:rsidRDefault="008C4354" w:rsidP="008C4354">
      <w:pPr>
        <w:pStyle w:val="Body"/>
        <w:rPr>
          <w:del w:id="85" w:author="Liebman, Matthew Z [AGRON]" w:date="2022-08-12T10:48:00Z"/>
        </w:rPr>
      </w:pPr>
    </w:p>
    <w:p w14:paraId="0B39B357" w14:textId="77777777" w:rsidR="008C4354" w:rsidRDefault="008C4354" w:rsidP="008C4354">
      <w:pPr>
        <w:pStyle w:val="CaptionSpecAPA"/>
        <w:keepNext/>
        <w:spacing w:line="480" w:lineRule="auto"/>
      </w:pPr>
      <w:r w:rsidRPr="00F758AC">
        <w:t xml:space="preserve">Table S1. Summary </w:t>
      </w:r>
      <w:commentRangeStart w:id="86"/>
      <w:r w:rsidRPr="00F758AC">
        <w:t>of growth</w:t>
      </w:r>
      <w:commentRangeEnd w:id="86"/>
      <w:r>
        <w:rPr>
          <w:rStyle w:val="CommentReference"/>
          <w:i w:val="0"/>
          <w:iCs w:val="0"/>
          <w:color w:val="auto"/>
        </w:rPr>
        <w:commentReference w:id="86"/>
      </w:r>
      <w:r w:rsidRPr="00F758AC">
        <w:t>-analysis curve fits</w:t>
      </w:r>
      <w:ins w:id="87" w:author="Sotirios Archontoulis" w:date="2022-02-25T06:01:00Z">
        <w:r>
          <w:t>. Write the model here</w:t>
        </w:r>
      </w:ins>
    </w:p>
    <w:tbl>
      <w:tblPr>
        <w:tblW w:w="0" w:type="auto"/>
        <w:jc w:val="center"/>
        <w:tblLook w:val="04A0" w:firstRow="1" w:lastRow="0" w:firstColumn="1" w:lastColumn="0" w:noHBand="0" w:noVBand="1"/>
      </w:tblPr>
      <w:tblGrid>
        <w:gridCol w:w="723"/>
        <w:gridCol w:w="1407"/>
        <w:gridCol w:w="1710"/>
        <w:gridCol w:w="2160"/>
        <w:gridCol w:w="2044"/>
      </w:tblGrid>
      <w:tr w:rsidR="008C4354" w:rsidRPr="00EE38B8" w14:paraId="167AF675" w14:textId="77777777" w:rsidTr="000917CD">
        <w:trPr>
          <w:trHeight w:val="300"/>
          <w:jc w:val="center"/>
        </w:trPr>
        <w:tc>
          <w:tcPr>
            <w:tcW w:w="663" w:type="dxa"/>
            <w:tcBorders>
              <w:top w:val="single" w:sz="4" w:space="0" w:color="auto"/>
              <w:bottom w:val="single" w:sz="4" w:space="0" w:color="auto"/>
            </w:tcBorders>
            <w:shd w:val="clear" w:color="auto" w:fill="auto"/>
            <w:noWrap/>
            <w:vAlign w:val="center"/>
            <w:hideMark/>
          </w:tcPr>
          <w:p w14:paraId="3FA1D34B" w14:textId="77777777" w:rsidR="008C4354" w:rsidRPr="00EE38B8" w:rsidRDefault="008C4354" w:rsidP="000917CD">
            <w:pPr>
              <w:pStyle w:val="NoSpacing"/>
              <w:keepNext/>
              <w:keepLines/>
              <w:spacing w:line="480" w:lineRule="auto"/>
              <w:jc w:val="center"/>
              <w:rPr>
                <w:b/>
              </w:rPr>
            </w:pPr>
            <w:r w:rsidRPr="00EE38B8">
              <w:rPr>
                <w:b/>
              </w:rPr>
              <w:t>Year</w:t>
            </w:r>
          </w:p>
        </w:tc>
        <w:tc>
          <w:tcPr>
            <w:tcW w:w="1407" w:type="dxa"/>
            <w:tcBorders>
              <w:top w:val="single" w:sz="4" w:space="0" w:color="auto"/>
              <w:bottom w:val="single" w:sz="4" w:space="0" w:color="auto"/>
            </w:tcBorders>
            <w:shd w:val="clear" w:color="auto" w:fill="auto"/>
            <w:noWrap/>
            <w:vAlign w:val="center"/>
            <w:hideMark/>
          </w:tcPr>
          <w:p w14:paraId="3E33B10C" w14:textId="77777777" w:rsidR="008C4354" w:rsidRPr="00EE38B8" w:rsidRDefault="008C4354" w:rsidP="000917CD">
            <w:pPr>
              <w:pStyle w:val="NoSpacing"/>
              <w:keepNext/>
              <w:keepLines/>
              <w:spacing w:line="480" w:lineRule="auto"/>
              <w:jc w:val="center"/>
              <w:rPr>
                <w:b/>
              </w:rPr>
            </w:pPr>
            <w:r w:rsidRPr="00EE38B8">
              <w:rPr>
                <w:b/>
              </w:rPr>
              <w:t>Rotation</w:t>
            </w:r>
          </w:p>
        </w:tc>
        <w:tc>
          <w:tcPr>
            <w:tcW w:w="1710" w:type="dxa"/>
            <w:tcBorders>
              <w:top w:val="single" w:sz="4" w:space="0" w:color="auto"/>
              <w:bottom w:val="single" w:sz="4" w:space="0" w:color="auto"/>
            </w:tcBorders>
            <w:shd w:val="clear" w:color="auto" w:fill="auto"/>
            <w:noWrap/>
            <w:vAlign w:val="center"/>
            <w:hideMark/>
          </w:tcPr>
          <w:p w14:paraId="601BFA2A" w14:textId="77777777" w:rsidR="008C4354" w:rsidRPr="00EE38B8" w:rsidRDefault="008C4354" w:rsidP="000917CD">
            <w:pPr>
              <w:pStyle w:val="NoSpacing"/>
              <w:keepNext/>
              <w:keepLines/>
              <w:spacing w:line="480" w:lineRule="auto"/>
              <w:jc w:val="center"/>
              <w:rPr>
                <w:b/>
              </w:rPr>
            </w:pPr>
            <w:r w:rsidRPr="00EE38B8">
              <w:rPr>
                <w:b/>
              </w:rPr>
              <w:t>Asym</w:t>
            </w:r>
          </w:p>
        </w:tc>
        <w:tc>
          <w:tcPr>
            <w:tcW w:w="2160" w:type="dxa"/>
            <w:tcBorders>
              <w:top w:val="single" w:sz="4" w:space="0" w:color="auto"/>
              <w:bottom w:val="single" w:sz="4" w:space="0" w:color="auto"/>
            </w:tcBorders>
            <w:shd w:val="clear" w:color="auto" w:fill="auto"/>
            <w:noWrap/>
            <w:vAlign w:val="center"/>
            <w:hideMark/>
          </w:tcPr>
          <w:p w14:paraId="2C59112C" w14:textId="77777777" w:rsidR="008C4354" w:rsidRPr="00EE38B8" w:rsidRDefault="008C4354" w:rsidP="000917CD">
            <w:pPr>
              <w:pStyle w:val="NoSpacing"/>
              <w:keepNext/>
              <w:keepLines/>
              <w:spacing w:line="480" w:lineRule="auto"/>
              <w:jc w:val="center"/>
              <w:rPr>
                <w:b/>
              </w:rPr>
            </w:pPr>
            <w:r w:rsidRPr="00EE38B8">
              <w:rPr>
                <w:b/>
              </w:rPr>
              <w:t>xmid</w:t>
            </w:r>
          </w:p>
        </w:tc>
        <w:tc>
          <w:tcPr>
            <w:tcW w:w="2044" w:type="dxa"/>
            <w:tcBorders>
              <w:top w:val="single" w:sz="4" w:space="0" w:color="auto"/>
              <w:bottom w:val="single" w:sz="4" w:space="0" w:color="auto"/>
            </w:tcBorders>
            <w:shd w:val="clear" w:color="auto" w:fill="auto"/>
            <w:noWrap/>
            <w:vAlign w:val="center"/>
            <w:hideMark/>
          </w:tcPr>
          <w:p w14:paraId="6FF49EBF" w14:textId="77777777" w:rsidR="008C4354" w:rsidRPr="00EE38B8" w:rsidRDefault="008C4354" w:rsidP="000917CD">
            <w:pPr>
              <w:pStyle w:val="NoSpacing"/>
              <w:keepNext/>
              <w:keepLines/>
              <w:spacing w:line="480" w:lineRule="auto"/>
              <w:jc w:val="center"/>
              <w:rPr>
                <w:b/>
              </w:rPr>
            </w:pPr>
            <w:r w:rsidRPr="00EE38B8">
              <w:rPr>
                <w:b/>
              </w:rPr>
              <w:t>scal</w:t>
            </w:r>
          </w:p>
        </w:tc>
      </w:tr>
      <w:tr w:rsidR="008C4354" w:rsidRPr="00EE38B8" w14:paraId="37DAE7B3" w14:textId="77777777" w:rsidTr="000917CD">
        <w:trPr>
          <w:trHeight w:val="300"/>
          <w:jc w:val="center"/>
        </w:trPr>
        <w:tc>
          <w:tcPr>
            <w:tcW w:w="663" w:type="dxa"/>
            <w:tcBorders>
              <w:top w:val="single" w:sz="4" w:space="0" w:color="auto"/>
              <w:bottom w:val="single" w:sz="4" w:space="0" w:color="auto"/>
            </w:tcBorders>
            <w:shd w:val="clear" w:color="auto" w:fill="auto"/>
            <w:noWrap/>
            <w:vAlign w:val="center"/>
          </w:tcPr>
          <w:p w14:paraId="064D9DBB" w14:textId="77777777" w:rsidR="008C4354" w:rsidRPr="00EE38B8" w:rsidRDefault="008C4354" w:rsidP="000917CD">
            <w:pPr>
              <w:pStyle w:val="NoSpacing"/>
              <w:keepLines/>
              <w:spacing w:line="480" w:lineRule="auto"/>
              <w:jc w:val="center"/>
              <w:rPr>
                <w:i/>
              </w:rPr>
            </w:pPr>
          </w:p>
        </w:tc>
        <w:tc>
          <w:tcPr>
            <w:tcW w:w="1407" w:type="dxa"/>
            <w:tcBorders>
              <w:top w:val="single" w:sz="4" w:space="0" w:color="auto"/>
              <w:bottom w:val="single" w:sz="4" w:space="0" w:color="auto"/>
            </w:tcBorders>
            <w:shd w:val="clear" w:color="auto" w:fill="auto"/>
            <w:noWrap/>
            <w:vAlign w:val="center"/>
          </w:tcPr>
          <w:p w14:paraId="6AA8BD63" w14:textId="77777777" w:rsidR="008C4354" w:rsidRPr="00EE38B8" w:rsidRDefault="008C4354" w:rsidP="000917CD">
            <w:pPr>
              <w:pStyle w:val="NoSpacing"/>
              <w:keepLines/>
              <w:spacing w:line="480" w:lineRule="auto"/>
              <w:jc w:val="center"/>
              <w:rPr>
                <w:i/>
              </w:rPr>
            </w:pPr>
          </w:p>
        </w:tc>
        <w:tc>
          <w:tcPr>
            <w:tcW w:w="1710" w:type="dxa"/>
            <w:tcBorders>
              <w:top w:val="single" w:sz="4" w:space="0" w:color="auto"/>
              <w:bottom w:val="single" w:sz="4" w:space="0" w:color="auto"/>
            </w:tcBorders>
            <w:shd w:val="clear" w:color="auto" w:fill="auto"/>
            <w:noWrap/>
            <w:vAlign w:val="center"/>
          </w:tcPr>
          <w:p w14:paraId="6676707B" w14:textId="77777777" w:rsidR="008C4354" w:rsidRPr="00EE38B8" w:rsidRDefault="008C4354" w:rsidP="000917CD">
            <w:pPr>
              <w:pStyle w:val="NoSpacing"/>
              <w:keepLines/>
              <w:spacing w:line="480" w:lineRule="auto"/>
              <w:jc w:val="center"/>
              <w:rPr>
                <w:i/>
              </w:rPr>
            </w:pPr>
            <w:r w:rsidRPr="00EE38B8">
              <w:rPr>
                <w:i/>
              </w:rPr>
              <w:t>(cm)</w:t>
            </w:r>
          </w:p>
        </w:tc>
        <w:tc>
          <w:tcPr>
            <w:tcW w:w="2160" w:type="dxa"/>
            <w:tcBorders>
              <w:top w:val="single" w:sz="4" w:space="0" w:color="auto"/>
              <w:bottom w:val="single" w:sz="4" w:space="0" w:color="auto"/>
            </w:tcBorders>
            <w:shd w:val="clear" w:color="auto" w:fill="auto"/>
            <w:noWrap/>
            <w:vAlign w:val="center"/>
          </w:tcPr>
          <w:p w14:paraId="68C5FFA3" w14:textId="77777777" w:rsidR="008C4354" w:rsidRPr="00EE38B8" w:rsidRDefault="008C4354" w:rsidP="000917CD">
            <w:pPr>
              <w:pStyle w:val="NoSpacing"/>
              <w:keepLines/>
              <w:spacing w:line="480" w:lineRule="auto"/>
              <w:jc w:val="center"/>
              <w:rPr>
                <w:i/>
              </w:rPr>
            </w:pPr>
            <w:r w:rsidRPr="00EE38B8">
              <w:rPr>
                <w:i/>
              </w:rPr>
              <w:t>(GDDs)</w:t>
            </w:r>
          </w:p>
        </w:tc>
        <w:tc>
          <w:tcPr>
            <w:tcW w:w="2044" w:type="dxa"/>
            <w:tcBorders>
              <w:top w:val="single" w:sz="4" w:space="0" w:color="auto"/>
              <w:bottom w:val="single" w:sz="4" w:space="0" w:color="auto"/>
            </w:tcBorders>
            <w:shd w:val="clear" w:color="auto" w:fill="auto"/>
            <w:noWrap/>
            <w:vAlign w:val="center"/>
          </w:tcPr>
          <w:p w14:paraId="0EED1212" w14:textId="77777777" w:rsidR="008C4354" w:rsidRPr="00EE38B8" w:rsidRDefault="008C4354" w:rsidP="000917CD">
            <w:pPr>
              <w:pStyle w:val="NoSpacing"/>
              <w:keepLines/>
              <w:spacing w:line="480" w:lineRule="auto"/>
              <w:jc w:val="center"/>
              <w:rPr>
                <w:i/>
              </w:rPr>
            </w:pPr>
          </w:p>
        </w:tc>
      </w:tr>
      <w:tr w:rsidR="008C4354" w:rsidRPr="00EE38B8" w14:paraId="074C677F" w14:textId="77777777" w:rsidTr="000917CD">
        <w:trPr>
          <w:trHeight w:val="300"/>
          <w:jc w:val="center"/>
        </w:trPr>
        <w:tc>
          <w:tcPr>
            <w:tcW w:w="663" w:type="dxa"/>
            <w:vMerge w:val="restart"/>
            <w:tcBorders>
              <w:top w:val="single" w:sz="4" w:space="0" w:color="auto"/>
            </w:tcBorders>
            <w:shd w:val="clear" w:color="auto" w:fill="auto"/>
            <w:noWrap/>
            <w:vAlign w:val="center"/>
            <w:hideMark/>
          </w:tcPr>
          <w:p w14:paraId="63F7897A" w14:textId="77777777" w:rsidR="008C4354" w:rsidRPr="00EE38B8" w:rsidRDefault="008C4354" w:rsidP="000917CD">
            <w:pPr>
              <w:pStyle w:val="NoSpacing"/>
              <w:keepLines/>
              <w:spacing w:line="480" w:lineRule="auto"/>
              <w:jc w:val="center"/>
            </w:pPr>
            <w:r w:rsidRPr="00EE38B8">
              <w:t>2013</w:t>
            </w:r>
          </w:p>
        </w:tc>
        <w:tc>
          <w:tcPr>
            <w:tcW w:w="1407" w:type="dxa"/>
            <w:tcBorders>
              <w:top w:val="single" w:sz="4" w:space="0" w:color="auto"/>
            </w:tcBorders>
            <w:shd w:val="clear" w:color="auto" w:fill="auto"/>
            <w:noWrap/>
            <w:vAlign w:val="center"/>
            <w:hideMark/>
          </w:tcPr>
          <w:p w14:paraId="2A620A27" w14:textId="77777777" w:rsidR="008C4354" w:rsidRPr="00EE38B8" w:rsidRDefault="008C4354" w:rsidP="000917CD">
            <w:pPr>
              <w:pStyle w:val="NoSpacing"/>
              <w:keepLines/>
              <w:spacing w:line="480" w:lineRule="auto"/>
              <w:jc w:val="center"/>
            </w:pPr>
            <w:r w:rsidRPr="00EE38B8">
              <w:t>Simple</w:t>
            </w:r>
          </w:p>
        </w:tc>
        <w:tc>
          <w:tcPr>
            <w:tcW w:w="1710" w:type="dxa"/>
            <w:tcBorders>
              <w:top w:val="single" w:sz="4" w:space="0" w:color="auto"/>
            </w:tcBorders>
            <w:shd w:val="clear" w:color="auto" w:fill="auto"/>
            <w:noWrap/>
            <w:vAlign w:val="center"/>
            <w:hideMark/>
          </w:tcPr>
          <w:p w14:paraId="0E2C452D" w14:textId="77777777" w:rsidR="008C4354" w:rsidRPr="00EE38B8" w:rsidRDefault="008C4354" w:rsidP="000917CD">
            <w:pPr>
              <w:pStyle w:val="NoSpacing"/>
              <w:keepLines/>
              <w:spacing w:line="480" w:lineRule="auto"/>
              <w:jc w:val="center"/>
            </w:pPr>
            <w:r w:rsidRPr="00EE38B8">
              <w:t>201 (CI:197-205)</w:t>
            </w:r>
          </w:p>
        </w:tc>
        <w:tc>
          <w:tcPr>
            <w:tcW w:w="2160" w:type="dxa"/>
            <w:tcBorders>
              <w:top w:val="single" w:sz="4" w:space="0" w:color="auto"/>
            </w:tcBorders>
            <w:shd w:val="clear" w:color="auto" w:fill="auto"/>
            <w:noWrap/>
            <w:vAlign w:val="center"/>
            <w:hideMark/>
          </w:tcPr>
          <w:p w14:paraId="53667C01" w14:textId="77777777" w:rsidR="008C4354" w:rsidRPr="00EE38B8" w:rsidRDefault="008C4354" w:rsidP="000917CD">
            <w:pPr>
              <w:pStyle w:val="NoSpacing"/>
              <w:keepLines/>
              <w:spacing w:line="480" w:lineRule="auto"/>
              <w:jc w:val="center"/>
            </w:pPr>
            <w:r w:rsidRPr="00EE38B8">
              <w:t>210 (CI:209-211)</w:t>
            </w:r>
          </w:p>
        </w:tc>
        <w:tc>
          <w:tcPr>
            <w:tcW w:w="2044" w:type="dxa"/>
            <w:tcBorders>
              <w:top w:val="single" w:sz="4" w:space="0" w:color="auto"/>
            </w:tcBorders>
            <w:shd w:val="clear" w:color="auto" w:fill="auto"/>
            <w:noWrap/>
            <w:vAlign w:val="center"/>
            <w:hideMark/>
          </w:tcPr>
          <w:p w14:paraId="1DB01618" w14:textId="77777777" w:rsidR="008C4354" w:rsidRPr="00EE38B8" w:rsidRDefault="008C4354" w:rsidP="000917CD">
            <w:pPr>
              <w:pStyle w:val="NoSpacing"/>
              <w:keepLines/>
              <w:spacing w:line="480" w:lineRule="auto"/>
              <w:jc w:val="center"/>
            </w:pPr>
            <w:r w:rsidRPr="00EE38B8">
              <w:t>10.9 (CI:9.9-11.9)</w:t>
            </w:r>
          </w:p>
        </w:tc>
      </w:tr>
      <w:tr w:rsidR="008C4354" w:rsidRPr="00EE38B8" w14:paraId="3F3A6399" w14:textId="77777777" w:rsidTr="000917CD">
        <w:trPr>
          <w:trHeight w:val="300"/>
          <w:jc w:val="center"/>
        </w:trPr>
        <w:tc>
          <w:tcPr>
            <w:tcW w:w="663" w:type="dxa"/>
            <w:vMerge/>
            <w:shd w:val="clear" w:color="auto" w:fill="auto"/>
            <w:noWrap/>
            <w:vAlign w:val="center"/>
            <w:hideMark/>
          </w:tcPr>
          <w:p w14:paraId="192B1F46" w14:textId="77777777" w:rsidR="008C4354" w:rsidRPr="00EE38B8" w:rsidRDefault="008C4354" w:rsidP="000917CD">
            <w:pPr>
              <w:pStyle w:val="NoSpacing"/>
              <w:keepLines/>
              <w:spacing w:line="480" w:lineRule="auto"/>
              <w:jc w:val="center"/>
            </w:pPr>
          </w:p>
        </w:tc>
        <w:tc>
          <w:tcPr>
            <w:tcW w:w="1407" w:type="dxa"/>
            <w:shd w:val="clear" w:color="auto" w:fill="auto"/>
            <w:noWrap/>
            <w:vAlign w:val="center"/>
            <w:hideMark/>
          </w:tcPr>
          <w:p w14:paraId="265B7362" w14:textId="77777777" w:rsidR="008C4354" w:rsidRPr="00EE38B8" w:rsidRDefault="008C4354" w:rsidP="000917CD">
            <w:pPr>
              <w:pStyle w:val="NoSpacing"/>
              <w:keepLines/>
              <w:spacing w:line="480" w:lineRule="auto"/>
              <w:jc w:val="center"/>
            </w:pPr>
            <w:r w:rsidRPr="00EE38B8">
              <w:t>Complex</w:t>
            </w:r>
          </w:p>
        </w:tc>
        <w:tc>
          <w:tcPr>
            <w:tcW w:w="1710" w:type="dxa"/>
            <w:shd w:val="clear" w:color="auto" w:fill="auto"/>
            <w:noWrap/>
            <w:vAlign w:val="center"/>
            <w:hideMark/>
          </w:tcPr>
          <w:p w14:paraId="1D663DDC" w14:textId="77777777" w:rsidR="008C4354" w:rsidRPr="00EE38B8" w:rsidRDefault="008C4354" w:rsidP="000917CD">
            <w:pPr>
              <w:pStyle w:val="NoSpacing"/>
              <w:keepLines/>
              <w:spacing w:line="480" w:lineRule="auto"/>
              <w:jc w:val="center"/>
            </w:pPr>
            <w:r w:rsidRPr="00EE38B8">
              <w:t>253 (CI:244-264)</w:t>
            </w:r>
          </w:p>
        </w:tc>
        <w:tc>
          <w:tcPr>
            <w:tcW w:w="2160" w:type="dxa"/>
            <w:shd w:val="clear" w:color="auto" w:fill="auto"/>
            <w:noWrap/>
            <w:vAlign w:val="center"/>
            <w:hideMark/>
          </w:tcPr>
          <w:p w14:paraId="765FF0CB" w14:textId="77777777" w:rsidR="008C4354" w:rsidRPr="00EE38B8" w:rsidRDefault="008C4354" w:rsidP="000917CD">
            <w:pPr>
              <w:pStyle w:val="NoSpacing"/>
              <w:keepLines/>
              <w:spacing w:line="480" w:lineRule="auto"/>
              <w:jc w:val="center"/>
            </w:pPr>
            <w:r w:rsidRPr="00EE38B8">
              <w:t>207 (CI:205-210)</w:t>
            </w:r>
          </w:p>
        </w:tc>
        <w:tc>
          <w:tcPr>
            <w:tcW w:w="2044" w:type="dxa"/>
            <w:shd w:val="clear" w:color="auto" w:fill="auto"/>
            <w:noWrap/>
            <w:vAlign w:val="center"/>
            <w:hideMark/>
          </w:tcPr>
          <w:p w14:paraId="59A58DB6" w14:textId="77777777" w:rsidR="008C4354" w:rsidRPr="00EE38B8" w:rsidRDefault="008C4354" w:rsidP="000917CD">
            <w:pPr>
              <w:pStyle w:val="NoSpacing"/>
              <w:keepLines/>
              <w:spacing w:line="480" w:lineRule="auto"/>
              <w:jc w:val="center"/>
            </w:pPr>
            <w:r w:rsidRPr="00EE38B8">
              <w:t>13.3 (CI:11.5-15.3)</w:t>
            </w:r>
          </w:p>
        </w:tc>
      </w:tr>
      <w:tr w:rsidR="008C4354" w:rsidRPr="00EE38B8" w14:paraId="79985E1A" w14:textId="77777777" w:rsidTr="000917CD">
        <w:trPr>
          <w:trHeight w:val="80"/>
          <w:jc w:val="center"/>
        </w:trPr>
        <w:tc>
          <w:tcPr>
            <w:tcW w:w="663" w:type="dxa"/>
            <w:shd w:val="clear" w:color="auto" w:fill="auto"/>
            <w:noWrap/>
            <w:vAlign w:val="center"/>
          </w:tcPr>
          <w:p w14:paraId="3E0BAE50" w14:textId="77777777" w:rsidR="008C4354" w:rsidRPr="00EE38B8" w:rsidRDefault="008C4354" w:rsidP="000917CD">
            <w:pPr>
              <w:pStyle w:val="NoSpacing"/>
              <w:keepLines/>
              <w:spacing w:line="480" w:lineRule="auto"/>
              <w:jc w:val="center"/>
            </w:pPr>
          </w:p>
        </w:tc>
        <w:tc>
          <w:tcPr>
            <w:tcW w:w="1407" w:type="dxa"/>
            <w:shd w:val="clear" w:color="auto" w:fill="auto"/>
            <w:noWrap/>
            <w:vAlign w:val="center"/>
          </w:tcPr>
          <w:p w14:paraId="612B02B6" w14:textId="77777777" w:rsidR="008C4354" w:rsidRPr="00EE38B8" w:rsidRDefault="008C4354" w:rsidP="000917CD">
            <w:pPr>
              <w:pStyle w:val="NoSpacing"/>
              <w:keepLines/>
              <w:spacing w:line="480" w:lineRule="auto"/>
              <w:jc w:val="center"/>
            </w:pPr>
          </w:p>
        </w:tc>
        <w:tc>
          <w:tcPr>
            <w:tcW w:w="1710" w:type="dxa"/>
            <w:shd w:val="clear" w:color="auto" w:fill="auto"/>
            <w:noWrap/>
            <w:vAlign w:val="center"/>
          </w:tcPr>
          <w:p w14:paraId="4A13DD2E" w14:textId="77777777" w:rsidR="008C4354" w:rsidRPr="00EE38B8" w:rsidRDefault="008C4354" w:rsidP="000917CD">
            <w:pPr>
              <w:pStyle w:val="NoSpacing"/>
              <w:keepLines/>
              <w:spacing w:line="480" w:lineRule="auto"/>
              <w:jc w:val="center"/>
            </w:pPr>
          </w:p>
        </w:tc>
        <w:tc>
          <w:tcPr>
            <w:tcW w:w="2160" w:type="dxa"/>
            <w:shd w:val="clear" w:color="auto" w:fill="auto"/>
            <w:noWrap/>
            <w:vAlign w:val="center"/>
          </w:tcPr>
          <w:p w14:paraId="7718F81D" w14:textId="77777777" w:rsidR="008C4354" w:rsidRPr="00EE38B8" w:rsidRDefault="008C4354" w:rsidP="000917CD">
            <w:pPr>
              <w:pStyle w:val="NoSpacing"/>
              <w:keepLines/>
              <w:spacing w:line="480" w:lineRule="auto"/>
              <w:jc w:val="center"/>
            </w:pPr>
          </w:p>
        </w:tc>
        <w:tc>
          <w:tcPr>
            <w:tcW w:w="2044" w:type="dxa"/>
            <w:shd w:val="clear" w:color="auto" w:fill="auto"/>
            <w:noWrap/>
            <w:vAlign w:val="center"/>
          </w:tcPr>
          <w:p w14:paraId="13F3588A" w14:textId="77777777" w:rsidR="008C4354" w:rsidRPr="00EE38B8" w:rsidRDefault="008C4354" w:rsidP="000917CD">
            <w:pPr>
              <w:pStyle w:val="NoSpacing"/>
              <w:keepLines/>
              <w:spacing w:line="480" w:lineRule="auto"/>
              <w:jc w:val="center"/>
            </w:pPr>
          </w:p>
        </w:tc>
      </w:tr>
      <w:tr w:rsidR="008C4354" w:rsidRPr="00EE38B8" w14:paraId="18AD407D" w14:textId="77777777" w:rsidTr="000917CD">
        <w:trPr>
          <w:trHeight w:val="300"/>
          <w:jc w:val="center"/>
        </w:trPr>
        <w:tc>
          <w:tcPr>
            <w:tcW w:w="663" w:type="dxa"/>
            <w:vMerge w:val="restart"/>
            <w:shd w:val="clear" w:color="auto" w:fill="auto"/>
            <w:noWrap/>
            <w:vAlign w:val="center"/>
            <w:hideMark/>
          </w:tcPr>
          <w:p w14:paraId="655EFF95" w14:textId="77777777" w:rsidR="008C4354" w:rsidRPr="00EE38B8" w:rsidRDefault="008C4354" w:rsidP="000917CD">
            <w:pPr>
              <w:pStyle w:val="NoSpacing"/>
              <w:keepLines/>
              <w:spacing w:line="480" w:lineRule="auto"/>
              <w:jc w:val="center"/>
            </w:pPr>
            <w:r w:rsidRPr="00EE38B8">
              <w:t>2014</w:t>
            </w:r>
          </w:p>
        </w:tc>
        <w:tc>
          <w:tcPr>
            <w:tcW w:w="1407" w:type="dxa"/>
            <w:shd w:val="clear" w:color="auto" w:fill="auto"/>
            <w:noWrap/>
            <w:vAlign w:val="center"/>
            <w:hideMark/>
          </w:tcPr>
          <w:p w14:paraId="087FE5F4" w14:textId="77777777" w:rsidR="008C4354" w:rsidRPr="00EE38B8" w:rsidRDefault="008C4354" w:rsidP="000917CD">
            <w:pPr>
              <w:pStyle w:val="NoSpacing"/>
              <w:keepLines/>
              <w:spacing w:line="480" w:lineRule="auto"/>
              <w:jc w:val="center"/>
            </w:pPr>
            <w:r w:rsidRPr="00EE38B8">
              <w:t>Simple</w:t>
            </w:r>
          </w:p>
        </w:tc>
        <w:tc>
          <w:tcPr>
            <w:tcW w:w="1710" w:type="dxa"/>
            <w:shd w:val="clear" w:color="auto" w:fill="auto"/>
            <w:noWrap/>
            <w:vAlign w:val="center"/>
            <w:hideMark/>
          </w:tcPr>
          <w:p w14:paraId="2DA5678E" w14:textId="77777777" w:rsidR="008C4354" w:rsidRPr="00EE38B8" w:rsidRDefault="008C4354" w:rsidP="000917CD">
            <w:pPr>
              <w:pStyle w:val="NoSpacing"/>
              <w:keepLines/>
              <w:spacing w:line="480" w:lineRule="auto"/>
              <w:jc w:val="center"/>
            </w:pPr>
            <w:r w:rsidRPr="00EE38B8">
              <w:t>326 (CI:316-336)</w:t>
            </w:r>
          </w:p>
        </w:tc>
        <w:tc>
          <w:tcPr>
            <w:tcW w:w="2160" w:type="dxa"/>
            <w:shd w:val="clear" w:color="auto" w:fill="auto"/>
            <w:noWrap/>
            <w:vAlign w:val="center"/>
            <w:hideMark/>
          </w:tcPr>
          <w:p w14:paraId="3D8288FB" w14:textId="77777777" w:rsidR="008C4354" w:rsidRPr="00EE38B8" w:rsidRDefault="008C4354" w:rsidP="000917CD">
            <w:pPr>
              <w:pStyle w:val="NoSpacing"/>
              <w:keepLines/>
              <w:spacing w:line="480" w:lineRule="auto"/>
              <w:jc w:val="center"/>
            </w:pPr>
            <w:r w:rsidRPr="00EE38B8">
              <w:t>204 (CI:203-206)</w:t>
            </w:r>
          </w:p>
        </w:tc>
        <w:tc>
          <w:tcPr>
            <w:tcW w:w="2044" w:type="dxa"/>
            <w:shd w:val="clear" w:color="auto" w:fill="auto"/>
            <w:noWrap/>
            <w:vAlign w:val="center"/>
            <w:hideMark/>
          </w:tcPr>
          <w:p w14:paraId="53CDC938" w14:textId="77777777" w:rsidR="008C4354" w:rsidRPr="00EE38B8" w:rsidRDefault="008C4354" w:rsidP="000917CD">
            <w:pPr>
              <w:pStyle w:val="NoSpacing"/>
              <w:keepLines/>
              <w:spacing w:line="480" w:lineRule="auto"/>
              <w:jc w:val="center"/>
            </w:pPr>
            <w:r w:rsidRPr="00EE38B8">
              <w:t>16.3 (CI:15-17.6)</w:t>
            </w:r>
          </w:p>
        </w:tc>
      </w:tr>
      <w:tr w:rsidR="008C4354" w:rsidRPr="00EE38B8" w14:paraId="67D4C26C" w14:textId="77777777" w:rsidTr="000917CD">
        <w:trPr>
          <w:trHeight w:val="300"/>
          <w:jc w:val="center"/>
        </w:trPr>
        <w:tc>
          <w:tcPr>
            <w:tcW w:w="663" w:type="dxa"/>
            <w:vMerge/>
            <w:shd w:val="clear" w:color="auto" w:fill="auto"/>
            <w:noWrap/>
            <w:vAlign w:val="center"/>
            <w:hideMark/>
          </w:tcPr>
          <w:p w14:paraId="498FB867" w14:textId="77777777" w:rsidR="008C4354" w:rsidRPr="00EE38B8" w:rsidRDefault="008C4354" w:rsidP="000917CD">
            <w:pPr>
              <w:pStyle w:val="NoSpacing"/>
              <w:keepLines/>
              <w:spacing w:line="480" w:lineRule="auto"/>
              <w:jc w:val="center"/>
            </w:pPr>
          </w:p>
        </w:tc>
        <w:tc>
          <w:tcPr>
            <w:tcW w:w="1407" w:type="dxa"/>
            <w:shd w:val="clear" w:color="auto" w:fill="auto"/>
            <w:noWrap/>
            <w:vAlign w:val="center"/>
            <w:hideMark/>
          </w:tcPr>
          <w:p w14:paraId="29A21BB7" w14:textId="77777777" w:rsidR="008C4354" w:rsidRPr="00EE38B8" w:rsidRDefault="008C4354" w:rsidP="000917CD">
            <w:pPr>
              <w:pStyle w:val="NoSpacing"/>
              <w:keepLines/>
              <w:spacing w:line="480" w:lineRule="auto"/>
              <w:jc w:val="center"/>
            </w:pPr>
            <w:r w:rsidRPr="00EE38B8">
              <w:t>Complex</w:t>
            </w:r>
          </w:p>
        </w:tc>
        <w:tc>
          <w:tcPr>
            <w:tcW w:w="1710" w:type="dxa"/>
            <w:shd w:val="clear" w:color="auto" w:fill="auto"/>
            <w:noWrap/>
            <w:vAlign w:val="center"/>
            <w:hideMark/>
          </w:tcPr>
          <w:p w14:paraId="4B0DFC38" w14:textId="77777777" w:rsidR="008C4354" w:rsidRPr="00EE38B8" w:rsidRDefault="008C4354" w:rsidP="000917CD">
            <w:pPr>
              <w:pStyle w:val="NoSpacing"/>
              <w:keepLines/>
              <w:spacing w:line="480" w:lineRule="auto"/>
              <w:jc w:val="center"/>
            </w:pPr>
            <w:r w:rsidRPr="00EE38B8">
              <w:t>351 (CI:341-363)</w:t>
            </w:r>
          </w:p>
        </w:tc>
        <w:tc>
          <w:tcPr>
            <w:tcW w:w="2160" w:type="dxa"/>
            <w:shd w:val="clear" w:color="auto" w:fill="auto"/>
            <w:noWrap/>
            <w:vAlign w:val="center"/>
            <w:hideMark/>
          </w:tcPr>
          <w:p w14:paraId="7291C7C8" w14:textId="77777777" w:rsidR="008C4354" w:rsidRPr="00EE38B8" w:rsidRDefault="008C4354" w:rsidP="000917CD">
            <w:pPr>
              <w:pStyle w:val="NoSpacing"/>
              <w:keepLines/>
              <w:spacing w:line="480" w:lineRule="auto"/>
              <w:jc w:val="center"/>
            </w:pPr>
            <w:r w:rsidRPr="00EE38B8">
              <w:t>205 (CI:203-207)</w:t>
            </w:r>
          </w:p>
        </w:tc>
        <w:tc>
          <w:tcPr>
            <w:tcW w:w="2044" w:type="dxa"/>
            <w:shd w:val="clear" w:color="auto" w:fill="auto"/>
            <w:noWrap/>
            <w:vAlign w:val="center"/>
            <w:hideMark/>
          </w:tcPr>
          <w:p w14:paraId="5DAA42E2" w14:textId="77777777" w:rsidR="008C4354" w:rsidRPr="00EE38B8" w:rsidRDefault="008C4354" w:rsidP="000917CD">
            <w:pPr>
              <w:pStyle w:val="NoSpacing"/>
              <w:keepLines/>
              <w:spacing w:line="480" w:lineRule="auto"/>
              <w:jc w:val="center"/>
            </w:pPr>
            <w:r w:rsidRPr="00EE38B8">
              <w:t>17.1 (CI:15.8-18.6)</w:t>
            </w:r>
          </w:p>
        </w:tc>
      </w:tr>
      <w:tr w:rsidR="008C4354" w:rsidRPr="00EE38B8" w14:paraId="64365AE9" w14:textId="77777777" w:rsidTr="000917CD">
        <w:trPr>
          <w:trHeight w:val="80"/>
          <w:jc w:val="center"/>
        </w:trPr>
        <w:tc>
          <w:tcPr>
            <w:tcW w:w="663" w:type="dxa"/>
            <w:shd w:val="clear" w:color="auto" w:fill="auto"/>
            <w:noWrap/>
            <w:vAlign w:val="center"/>
          </w:tcPr>
          <w:p w14:paraId="68339FC5" w14:textId="77777777" w:rsidR="008C4354" w:rsidRPr="00EE38B8" w:rsidRDefault="008C4354" w:rsidP="000917CD">
            <w:pPr>
              <w:pStyle w:val="NoSpacing"/>
              <w:keepLines/>
              <w:spacing w:line="480" w:lineRule="auto"/>
              <w:jc w:val="center"/>
            </w:pPr>
          </w:p>
        </w:tc>
        <w:tc>
          <w:tcPr>
            <w:tcW w:w="1407" w:type="dxa"/>
            <w:shd w:val="clear" w:color="auto" w:fill="auto"/>
            <w:noWrap/>
            <w:vAlign w:val="center"/>
          </w:tcPr>
          <w:p w14:paraId="1F85300B" w14:textId="77777777" w:rsidR="008C4354" w:rsidRPr="00EE38B8" w:rsidRDefault="008C4354" w:rsidP="000917CD">
            <w:pPr>
              <w:pStyle w:val="NoSpacing"/>
              <w:keepLines/>
              <w:spacing w:line="480" w:lineRule="auto"/>
              <w:jc w:val="center"/>
            </w:pPr>
          </w:p>
        </w:tc>
        <w:tc>
          <w:tcPr>
            <w:tcW w:w="1710" w:type="dxa"/>
            <w:shd w:val="clear" w:color="auto" w:fill="auto"/>
            <w:noWrap/>
            <w:vAlign w:val="center"/>
          </w:tcPr>
          <w:p w14:paraId="5390E9EA" w14:textId="77777777" w:rsidR="008C4354" w:rsidRPr="00EE38B8" w:rsidRDefault="008C4354" w:rsidP="000917CD">
            <w:pPr>
              <w:pStyle w:val="NoSpacing"/>
              <w:keepLines/>
              <w:spacing w:line="480" w:lineRule="auto"/>
              <w:jc w:val="center"/>
            </w:pPr>
          </w:p>
        </w:tc>
        <w:tc>
          <w:tcPr>
            <w:tcW w:w="2160" w:type="dxa"/>
            <w:shd w:val="clear" w:color="auto" w:fill="auto"/>
            <w:noWrap/>
            <w:vAlign w:val="center"/>
          </w:tcPr>
          <w:p w14:paraId="796AA0A1" w14:textId="77777777" w:rsidR="008C4354" w:rsidRPr="00EE38B8" w:rsidRDefault="008C4354" w:rsidP="000917CD">
            <w:pPr>
              <w:pStyle w:val="NoSpacing"/>
              <w:keepLines/>
              <w:spacing w:line="480" w:lineRule="auto"/>
              <w:jc w:val="center"/>
            </w:pPr>
          </w:p>
        </w:tc>
        <w:tc>
          <w:tcPr>
            <w:tcW w:w="2044" w:type="dxa"/>
            <w:shd w:val="clear" w:color="auto" w:fill="auto"/>
            <w:noWrap/>
            <w:vAlign w:val="center"/>
          </w:tcPr>
          <w:p w14:paraId="0AA12C8A" w14:textId="77777777" w:rsidR="008C4354" w:rsidRPr="00EE38B8" w:rsidRDefault="008C4354" w:rsidP="000917CD">
            <w:pPr>
              <w:pStyle w:val="NoSpacing"/>
              <w:keepLines/>
              <w:spacing w:line="480" w:lineRule="auto"/>
              <w:jc w:val="center"/>
            </w:pPr>
          </w:p>
        </w:tc>
      </w:tr>
      <w:tr w:rsidR="008C4354" w:rsidRPr="00EE38B8" w14:paraId="4451E6EC" w14:textId="77777777" w:rsidTr="000917CD">
        <w:trPr>
          <w:trHeight w:val="300"/>
          <w:jc w:val="center"/>
        </w:trPr>
        <w:tc>
          <w:tcPr>
            <w:tcW w:w="663" w:type="dxa"/>
            <w:vMerge w:val="restart"/>
            <w:shd w:val="clear" w:color="auto" w:fill="auto"/>
            <w:noWrap/>
            <w:vAlign w:val="center"/>
            <w:hideMark/>
          </w:tcPr>
          <w:p w14:paraId="144A8001" w14:textId="77777777" w:rsidR="008C4354" w:rsidRPr="00EE38B8" w:rsidRDefault="008C4354" w:rsidP="000917CD">
            <w:pPr>
              <w:pStyle w:val="NoSpacing"/>
              <w:keepLines/>
              <w:spacing w:line="480" w:lineRule="auto"/>
              <w:jc w:val="center"/>
            </w:pPr>
            <w:r w:rsidRPr="00EE38B8">
              <w:t>2018</w:t>
            </w:r>
          </w:p>
        </w:tc>
        <w:tc>
          <w:tcPr>
            <w:tcW w:w="1407" w:type="dxa"/>
            <w:shd w:val="clear" w:color="auto" w:fill="auto"/>
            <w:noWrap/>
            <w:vAlign w:val="center"/>
            <w:hideMark/>
          </w:tcPr>
          <w:p w14:paraId="091D544C" w14:textId="77777777" w:rsidR="008C4354" w:rsidRPr="00EE38B8" w:rsidRDefault="008C4354" w:rsidP="000917CD">
            <w:pPr>
              <w:pStyle w:val="NoSpacing"/>
              <w:keepLines/>
              <w:spacing w:line="480" w:lineRule="auto"/>
              <w:jc w:val="center"/>
            </w:pPr>
            <w:r w:rsidRPr="00EE38B8">
              <w:t>Simple</w:t>
            </w:r>
          </w:p>
        </w:tc>
        <w:tc>
          <w:tcPr>
            <w:tcW w:w="1710" w:type="dxa"/>
            <w:shd w:val="clear" w:color="auto" w:fill="auto"/>
            <w:noWrap/>
            <w:vAlign w:val="center"/>
            <w:hideMark/>
          </w:tcPr>
          <w:p w14:paraId="4537A859" w14:textId="77777777" w:rsidR="008C4354" w:rsidRPr="00EE38B8" w:rsidRDefault="008C4354" w:rsidP="000917CD">
            <w:pPr>
              <w:pStyle w:val="NoSpacing"/>
              <w:keepLines/>
              <w:spacing w:line="480" w:lineRule="auto"/>
              <w:jc w:val="center"/>
            </w:pPr>
            <w:r w:rsidRPr="00EE38B8">
              <w:t>237 (CI:231-244)</w:t>
            </w:r>
          </w:p>
        </w:tc>
        <w:tc>
          <w:tcPr>
            <w:tcW w:w="2160" w:type="dxa"/>
            <w:shd w:val="clear" w:color="auto" w:fill="auto"/>
            <w:noWrap/>
            <w:vAlign w:val="center"/>
            <w:hideMark/>
          </w:tcPr>
          <w:p w14:paraId="034235C7" w14:textId="77777777" w:rsidR="008C4354" w:rsidRPr="00EE38B8" w:rsidRDefault="008C4354" w:rsidP="000917CD">
            <w:pPr>
              <w:pStyle w:val="NoSpacing"/>
              <w:keepLines/>
              <w:spacing w:line="480" w:lineRule="auto"/>
              <w:jc w:val="center"/>
            </w:pPr>
            <w:r w:rsidRPr="00EE38B8">
              <w:t>191 (CI:190-193)</w:t>
            </w:r>
          </w:p>
        </w:tc>
        <w:tc>
          <w:tcPr>
            <w:tcW w:w="2044" w:type="dxa"/>
            <w:shd w:val="clear" w:color="auto" w:fill="auto"/>
            <w:noWrap/>
            <w:vAlign w:val="center"/>
            <w:hideMark/>
          </w:tcPr>
          <w:p w14:paraId="1E15C5CC" w14:textId="77777777" w:rsidR="008C4354" w:rsidRPr="00EE38B8" w:rsidRDefault="008C4354" w:rsidP="000917CD">
            <w:pPr>
              <w:pStyle w:val="NoSpacing"/>
              <w:keepLines/>
              <w:spacing w:line="480" w:lineRule="auto"/>
              <w:jc w:val="center"/>
            </w:pPr>
            <w:r w:rsidRPr="00EE38B8">
              <w:t>12.6 (CI:11.6-13.7)</w:t>
            </w:r>
          </w:p>
        </w:tc>
      </w:tr>
      <w:tr w:rsidR="008C4354" w:rsidRPr="00EE38B8" w14:paraId="7C66BAD7" w14:textId="77777777" w:rsidTr="000917CD">
        <w:trPr>
          <w:trHeight w:val="300"/>
          <w:jc w:val="center"/>
        </w:trPr>
        <w:tc>
          <w:tcPr>
            <w:tcW w:w="663" w:type="dxa"/>
            <w:vMerge/>
            <w:shd w:val="clear" w:color="auto" w:fill="auto"/>
            <w:noWrap/>
            <w:vAlign w:val="center"/>
            <w:hideMark/>
          </w:tcPr>
          <w:p w14:paraId="1514C4FA" w14:textId="77777777" w:rsidR="008C4354" w:rsidRPr="00EE38B8" w:rsidRDefault="008C4354" w:rsidP="000917CD">
            <w:pPr>
              <w:pStyle w:val="NoSpacing"/>
              <w:keepLines/>
              <w:spacing w:line="480" w:lineRule="auto"/>
              <w:jc w:val="center"/>
            </w:pPr>
          </w:p>
        </w:tc>
        <w:tc>
          <w:tcPr>
            <w:tcW w:w="1407" w:type="dxa"/>
            <w:shd w:val="clear" w:color="auto" w:fill="auto"/>
            <w:noWrap/>
            <w:vAlign w:val="center"/>
            <w:hideMark/>
          </w:tcPr>
          <w:p w14:paraId="58D56B1C" w14:textId="77777777" w:rsidR="008C4354" w:rsidRPr="00EE38B8" w:rsidRDefault="008C4354" w:rsidP="000917CD">
            <w:pPr>
              <w:pStyle w:val="NoSpacing"/>
              <w:keepLines/>
              <w:spacing w:line="480" w:lineRule="auto"/>
              <w:jc w:val="center"/>
            </w:pPr>
            <w:r w:rsidRPr="00EE38B8">
              <w:t>Complex</w:t>
            </w:r>
          </w:p>
        </w:tc>
        <w:tc>
          <w:tcPr>
            <w:tcW w:w="1710" w:type="dxa"/>
            <w:shd w:val="clear" w:color="auto" w:fill="auto"/>
            <w:noWrap/>
            <w:vAlign w:val="center"/>
            <w:hideMark/>
          </w:tcPr>
          <w:p w14:paraId="0E7AE52B" w14:textId="77777777" w:rsidR="008C4354" w:rsidRPr="00EE38B8" w:rsidRDefault="008C4354" w:rsidP="000917CD">
            <w:pPr>
              <w:pStyle w:val="NoSpacing"/>
              <w:keepLines/>
              <w:spacing w:line="480" w:lineRule="auto"/>
              <w:jc w:val="center"/>
            </w:pPr>
            <w:r w:rsidRPr="00EE38B8">
              <w:t>286 (CI:280-292)</w:t>
            </w:r>
          </w:p>
        </w:tc>
        <w:tc>
          <w:tcPr>
            <w:tcW w:w="2160" w:type="dxa"/>
            <w:shd w:val="clear" w:color="auto" w:fill="auto"/>
            <w:noWrap/>
            <w:vAlign w:val="center"/>
            <w:hideMark/>
          </w:tcPr>
          <w:p w14:paraId="1BB66DDA" w14:textId="77777777" w:rsidR="008C4354" w:rsidRPr="00EE38B8" w:rsidRDefault="008C4354" w:rsidP="000917CD">
            <w:pPr>
              <w:pStyle w:val="NoSpacing"/>
              <w:keepLines/>
              <w:spacing w:line="480" w:lineRule="auto"/>
              <w:jc w:val="center"/>
            </w:pPr>
            <w:r w:rsidRPr="00EE38B8">
              <w:t>196 (CI:195-197)</w:t>
            </w:r>
          </w:p>
        </w:tc>
        <w:tc>
          <w:tcPr>
            <w:tcW w:w="2044" w:type="dxa"/>
            <w:shd w:val="clear" w:color="auto" w:fill="auto"/>
            <w:noWrap/>
            <w:vAlign w:val="center"/>
            <w:hideMark/>
          </w:tcPr>
          <w:p w14:paraId="40A105C2" w14:textId="77777777" w:rsidR="008C4354" w:rsidRPr="00EE38B8" w:rsidRDefault="008C4354" w:rsidP="000917CD">
            <w:pPr>
              <w:pStyle w:val="NoSpacing"/>
              <w:keepLines/>
              <w:spacing w:line="480" w:lineRule="auto"/>
              <w:jc w:val="center"/>
            </w:pPr>
            <w:r w:rsidRPr="00EE38B8">
              <w:t>13.7 (CI:12.8-14.8)</w:t>
            </w:r>
          </w:p>
        </w:tc>
      </w:tr>
      <w:tr w:rsidR="008C4354" w:rsidRPr="00EE38B8" w14:paraId="5BB9474C" w14:textId="77777777" w:rsidTr="000917CD">
        <w:trPr>
          <w:trHeight w:val="80"/>
          <w:jc w:val="center"/>
        </w:trPr>
        <w:tc>
          <w:tcPr>
            <w:tcW w:w="663" w:type="dxa"/>
            <w:shd w:val="clear" w:color="auto" w:fill="auto"/>
            <w:noWrap/>
            <w:vAlign w:val="center"/>
          </w:tcPr>
          <w:p w14:paraId="0C1AC25E" w14:textId="77777777" w:rsidR="008C4354" w:rsidRPr="00EE38B8" w:rsidRDefault="008C4354" w:rsidP="000917CD">
            <w:pPr>
              <w:pStyle w:val="NoSpacing"/>
              <w:keepLines/>
              <w:spacing w:line="480" w:lineRule="auto"/>
              <w:jc w:val="center"/>
            </w:pPr>
          </w:p>
        </w:tc>
        <w:tc>
          <w:tcPr>
            <w:tcW w:w="1407" w:type="dxa"/>
            <w:shd w:val="clear" w:color="auto" w:fill="auto"/>
            <w:noWrap/>
            <w:vAlign w:val="center"/>
          </w:tcPr>
          <w:p w14:paraId="799F5827" w14:textId="77777777" w:rsidR="008C4354" w:rsidRPr="00EE38B8" w:rsidRDefault="008C4354" w:rsidP="000917CD">
            <w:pPr>
              <w:pStyle w:val="NoSpacing"/>
              <w:keepLines/>
              <w:spacing w:line="480" w:lineRule="auto"/>
              <w:jc w:val="center"/>
            </w:pPr>
          </w:p>
        </w:tc>
        <w:tc>
          <w:tcPr>
            <w:tcW w:w="1710" w:type="dxa"/>
            <w:shd w:val="clear" w:color="auto" w:fill="auto"/>
            <w:noWrap/>
            <w:vAlign w:val="center"/>
          </w:tcPr>
          <w:p w14:paraId="7105BF5C" w14:textId="77777777" w:rsidR="008C4354" w:rsidRPr="00EE38B8" w:rsidRDefault="008C4354" w:rsidP="000917CD">
            <w:pPr>
              <w:pStyle w:val="NoSpacing"/>
              <w:keepLines/>
              <w:spacing w:line="480" w:lineRule="auto"/>
              <w:jc w:val="center"/>
            </w:pPr>
          </w:p>
        </w:tc>
        <w:tc>
          <w:tcPr>
            <w:tcW w:w="2160" w:type="dxa"/>
            <w:shd w:val="clear" w:color="auto" w:fill="auto"/>
            <w:noWrap/>
            <w:vAlign w:val="center"/>
          </w:tcPr>
          <w:p w14:paraId="048B1B8B" w14:textId="77777777" w:rsidR="008C4354" w:rsidRPr="00EE38B8" w:rsidRDefault="008C4354" w:rsidP="000917CD">
            <w:pPr>
              <w:pStyle w:val="NoSpacing"/>
              <w:keepLines/>
              <w:spacing w:line="480" w:lineRule="auto"/>
              <w:jc w:val="center"/>
            </w:pPr>
          </w:p>
        </w:tc>
        <w:tc>
          <w:tcPr>
            <w:tcW w:w="2044" w:type="dxa"/>
            <w:shd w:val="clear" w:color="auto" w:fill="auto"/>
            <w:noWrap/>
            <w:vAlign w:val="center"/>
          </w:tcPr>
          <w:p w14:paraId="67AC655B" w14:textId="77777777" w:rsidR="008C4354" w:rsidRPr="00EE38B8" w:rsidRDefault="008C4354" w:rsidP="000917CD">
            <w:pPr>
              <w:pStyle w:val="NoSpacing"/>
              <w:keepLines/>
              <w:spacing w:line="480" w:lineRule="auto"/>
              <w:jc w:val="center"/>
            </w:pPr>
          </w:p>
        </w:tc>
      </w:tr>
      <w:tr w:rsidR="008C4354" w:rsidRPr="00EE38B8" w14:paraId="332BD812" w14:textId="77777777" w:rsidTr="000917CD">
        <w:trPr>
          <w:trHeight w:val="300"/>
          <w:jc w:val="center"/>
        </w:trPr>
        <w:tc>
          <w:tcPr>
            <w:tcW w:w="663" w:type="dxa"/>
            <w:vMerge w:val="restart"/>
            <w:shd w:val="clear" w:color="auto" w:fill="auto"/>
            <w:noWrap/>
            <w:vAlign w:val="center"/>
            <w:hideMark/>
          </w:tcPr>
          <w:p w14:paraId="6DF11662" w14:textId="77777777" w:rsidR="008C4354" w:rsidRPr="00EE38B8" w:rsidRDefault="008C4354" w:rsidP="000917CD">
            <w:pPr>
              <w:pStyle w:val="NoSpacing"/>
              <w:keepLines/>
              <w:spacing w:line="480" w:lineRule="auto"/>
              <w:jc w:val="center"/>
            </w:pPr>
            <w:r w:rsidRPr="00EE38B8">
              <w:t>2019</w:t>
            </w:r>
          </w:p>
        </w:tc>
        <w:tc>
          <w:tcPr>
            <w:tcW w:w="1407" w:type="dxa"/>
            <w:shd w:val="clear" w:color="auto" w:fill="auto"/>
            <w:noWrap/>
            <w:vAlign w:val="center"/>
            <w:hideMark/>
          </w:tcPr>
          <w:p w14:paraId="54F49D65" w14:textId="77777777" w:rsidR="008C4354" w:rsidRPr="00EE38B8" w:rsidRDefault="008C4354" w:rsidP="000917CD">
            <w:pPr>
              <w:pStyle w:val="NoSpacing"/>
              <w:keepLines/>
              <w:spacing w:line="480" w:lineRule="auto"/>
              <w:jc w:val="center"/>
            </w:pPr>
            <w:r w:rsidRPr="00EE38B8">
              <w:t>Simple</w:t>
            </w:r>
          </w:p>
        </w:tc>
        <w:tc>
          <w:tcPr>
            <w:tcW w:w="1710" w:type="dxa"/>
            <w:shd w:val="clear" w:color="auto" w:fill="auto"/>
            <w:noWrap/>
            <w:vAlign w:val="center"/>
            <w:hideMark/>
          </w:tcPr>
          <w:p w14:paraId="474705D4" w14:textId="77777777" w:rsidR="008C4354" w:rsidRPr="00EE38B8" w:rsidRDefault="008C4354" w:rsidP="000917CD">
            <w:pPr>
              <w:pStyle w:val="NoSpacing"/>
              <w:keepLines/>
              <w:spacing w:line="480" w:lineRule="auto"/>
              <w:jc w:val="center"/>
            </w:pPr>
            <w:r w:rsidRPr="00EE38B8">
              <w:t>316 (CI:307-325)</w:t>
            </w:r>
          </w:p>
        </w:tc>
        <w:tc>
          <w:tcPr>
            <w:tcW w:w="2160" w:type="dxa"/>
            <w:shd w:val="clear" w:color="auto" w:fill="auto"/>
            <w:noWrap/>
            <w:vAlign w:val="center"/>
            <w:hideMark/>
          </w:tcPr>
          <w:p w14:paraId="0AB78390" w14:textId="77777777" w:rsidR="008C4354" w:rsidRPr="00EE38B8" w:rsidRDefault="008C4354" w:rsidP="000917CD">
            <w:pPr>
              <w:pStyle w:val="NoSpacing"/>
              <w:keepLines/>
              <w:spacing w:line="480" w:lineRule="auto"/>
              <w:jc w:val="center"/>
            </w:pPr>
            <w:r w:rsidRPr="00EE38B8">
              <w:t>218 (CI:216-219)</w:t>
            </w:r>
          </w:p>
        </w:tc>
        <w:tc>
          <w:tcPr>
            <w:tcW w:w="2044" w:type="dxa"/>
            <w:shd w:val="clear" w:color="auto" w:fill="auto"/>
            <w:noWrap/>
            <w:vAlign w:val="center"/>
            <w:hideMark/>
          </w:tcPr>
          <w:p w14:paraId="3D3EF438" w14:textId="77777777" w:rsidR="008C4354" w:rsidRPr="00EE38B8" w:rsidRDefault="008C4354" w:rsidP="000917CD">
            <w:pPr>
              <w:pStyle w:val="NoSpacing"/>
              <w:keepLines/>
              <w:spacing w:line="480" w:lineRule="auto"/>
              <w:jc w:val="center"/>
            </w:pPr>
            <w:r w:rsidRPr="00EE38B8">
              <w:t>14.6 (CI:13.3-15.9)</w:t>
            </w:r>
          </w:p>
        </w:tc>
      </w:tr>
      <w:tr w:rsidR="008C4354" w:rsidRPr="00EE38B8" w14:paraId="4FA27AE0" w14:textId="77777777" w:rsidTr="000917CD">
        <w:trPr>
          <w:trHeight w:val="300"/>
          <w:jc w:val="center"/>
        </w:trPr>
        <w:tc>
          <w:tcPr>
            <w:tcW w:w="663" w:type="dxa"/>
            <w:vMerge/>
            <w:shd w:val="clear" w:color="auto" w:fill="auto"/>
            <w:noWrap/>
            <w:vAlign w:val="center"/>
            <w:hideMark/>
          </w:tcPr>
          <w:p w14:paraId="340CE835" w14:textId="77777777" w:rsidR="008C4354" w:rsidRPr="00EE38B8" w:rsidRDefault="008C4354" w:rsidP="000917CD">
            <w:pPr>
              <w:pStyle w:val="NoSpacing"/>
              <w:keepLines/>
              <w:spacing w:line="480" w:lineRule="auto"/>
              <w:jc w:val="center"/>
            </w:pPr>
          </w:p>
        </w:tc>
        <w:tc>
          <w:tcPr>
            <w:tcW w:w="1407" w:type="dxa"/>
            <w:shd w:val="clear" w:color="auto" w:fill="auto"/>
            <w:noWrap/>
            <w:vAlign w:val="center"/>
            <w:hideMark/>
          </w:tcPr>
          <w:p w14:paraId="6E34FF89" w14:textId="77777777" w:rsidR="008C4354" w:rsidRPr="00EE38B8" w:rsidRDefault="008C4354" w:rsidP="000917CD">
            <w:pPr>
              <w:pStyle w:val="NoSpacing"/>
              <w:keepLines/>
              <w:spacing w:line="480" w:lineRule="auto"/>
              <w:jc w:val="center"/>
            </w:pPr>
            <w:r w:rsidRPr="00EE38B8">
              <w:t>Complex</w:t>
            </w:r>
          </w:p>
        </w:tc>
        <w:tc>
          <w:tcPr>
            <w:tcW w:w="1710" w:type="dxa"/>
            <w:shd w:val="clear" w:color="auto" w:fill="auto"/>
            <w:noWrap/>
            <w:vAlign w:val="center"/>
            <w:hideMark/>
          </w:tcPr>
          <w:p w14:paraId="023C1326" w14:textId="77777777" w:rsidR="008C4354" w:rsidRPr="00EE38B8" w:rsidRDefault="008C4354" w:rsidP="000917CD">
            <w:pPr>
              <w:pStyle w:val="NoSpacing"/>
              <w:keepLines/>
              <w:spacing w:line="480" w:lineRule="auto"/>
              <w:jc w:val="center"/>
            </w:pPr>
            <w:r w:rsidRPr="00EE38B8">
              <w:t>312 (CI:299-234)</w:t>
            </w:r>
          </w:p>
        </w:tc>
        <w:tc>
          <w:tcPr>
            <w:tcW w:w="2160" w:type="dxa"/>
            <w:shd w:val="clear" w:color="auto" w:fill="auto"/>
            <w:noWrap/>
            <w:vAlign w:val="center"/>
            <w:hideMark/>
          </w:tcPr>
          <w:p w14:paraId="55B74D54" w14:textId="77777777" w:rsidR="008C4354" w:rsidRPr="00EE38B8" w:rsidRDefault="008C4354" w:rsidP="000917CD">
            <w:pPr>
              <w:pStyle w:val="NoSpacing"/>
              <w:keepLines/>
              <w:spacing w:line="480" w:lineRule="auto"/>
              <w:jc w:val="center"/>
            </w:pPr>
            <w:r w:rsidRPr="00EE38B8">
              <w:t>219 (CI:217-222)</w:t>
            </w:r>
          </w:p>
        </w:tc>
        <w:tc>
          <w:tcPr>
            <w:tcW w:w="2044" w:type="dxa"/>
            <w:shd w:val="clear" w:color="auto" w:fill="auto"/>
            <w:noWrap/>
            <w:vAlign w:val="center"/>
            <w:hideMark/>
          </w:tcPr>
          <w:p w14:paraId="741E7604" w14:textId="77777777" w:rsidR="008C4354" w:rsidRPr="00EE38B8" w:rsidRDefault="008C4354" w:rsidP="000917CD">
            <w:pPr>
              <w:pStyle w:val="NoSpacing"/>
              <w:keepLines/>
              <w:spacing w:line="480" w:lineRule="auto"/>
              <w:jc w:val="center"/>
            </w:pPr>
            <w:r w:rsidRPr="00EE38B8">
              <w:t>15.9 (CI:14.2-17.8)</w:t>
            </w:r>
          </w:p>
        </w:tc>
      </w:tr>
      <w:tr w:rsidR="008C4354" w:rsidRPr="00EE38B8" w14:paraId="3B7A041B" w14:textId="77777777" w:rsidTr="000917CD">
        <w:trPr>
          <w:trHeight w:val="300"/>
          <w:jc w:val="center"/>
        </w:trPr>
        <w:tc>
          <w:tcPr>
            <w:tcW w:w="663" w:type="dxa"/>
            <w:shd w:val="clear" w:color="auto" w:fill="auto"/>
            <w:noWrap/>
            <w:vAlign w:val="center"/>
          </w:tcPr>
          <w:p w14:paraId="2750D44B" w14:textId="77777777" w:rsidR="008C4354" w:rsidRPr="00EE38B8" w:rsidRDefault="008C4354" w:rsidP="000917CD">
            <w:pPr>
              <w:pStyle w:val="NoSpacing"/>
              <w:keepLines/>
              <w:spacing w:line="480" w:lineRule="auto"/>
              <w:jc w:val="center"/>
            </w:pPr>
          </w:p>
        </w:tc>
        <w:tc>
          <w:tcPr>
            <w:tcW w:w="1407" w:type="dxa"/>
            <w:shd w:val="clear" w:color="auto" w:fill="auto"/>
            <w:noWrap/>
            <w:vAlign w:val="center"/>
          </w:tcPr>
          <w:p w14:paraId="62ED10D1" w14:textId="77777777" w:rsidR="008C4354" w:rsidRPr="00EE38B8" w:rsidRDefault="008C4354" w:rsidP="000917CD">
            <w:pPr>
              <w:pStyle w:val="NoSpacing"/>
              <w:keepLines/>
              <w:spacing w:line="480" w:lineRule="auto"/>
              <w:jc w:val="center"/>
            </w:pPr>
          </w:p>
        </w:tc>
        <w:tc>
          <w:tcPr>
            <w:tcW w:w="1710" w:type="dxa"/>
            <w:shd w:val="clear" w:color="auto" w:fill="auto"/>
            <w:noWrap/>
            <w:vAlign w:val="center"/>
          </w:tcPr>
          <w:p w14:paraId="3BAB1E62" w14:textId="77777777" w:rsidR="008C4354" w:rsidRPr="00EE38B8" w:rsidRDefault="008C4354" w:rsidP="000917CD">
            <w:pPr>
              <w:pStyle w:val="NoSpacing"/>
              <w:keepLines/>
              <w:spacing w:line="480" w:lineRule="auto"/>
              <w:jc w:val="center"/>
            </w:pPr>
          </w:p>
        </w:tc>
        <w:tc>
          <w:tcPr>
            <w:tcW w:w="2160" w:type="dxa"/>
            <w:shd w:val="clear" w:color="auto" w:fill="auto"/>
            <w:noWrap/>
            <w:vAlign w:val="center"/>
          </w:tcPr>
          <w:p w14:paraId="2EB96421" w14:textId="77777777" w:rsidR="008C4354" w:rsidRPr="00EE38B8" w:rsidRDefault="008C4354" w:rsidP="000917CD">
            <w:pPr>
              <w:pStyle w:val="NoSpacing"/>
              <w:keepLines/>
              <w:spacing w:line="480" w:lineRule="auto"/>
              <w:jc w:val="center"/>
            </w:pPr>
          </w:p>
        </w:tc>
        <w:tc>
          <w:tcPr>
            <w:tcW w:w="2044" w:type="dxa"/>
            <w:shd w:val="clear" w:color="auto" w:fill="auto"/>
            <w:noWrap/>
            <w:vAlign w:val="center"/>
          </w:tcPr>
          <w:p w14:paraId="19430741" w14:textId="77777777" w:rsidR="008C4354" w:rsidRPr="00EE38B8" w:rsidRDefault="008C4354" w:rsidP="000917CD">
            <w:pPr>
              <w:pStyle w:val="NoSpacing"/>
              <w:keepLines/>
              <w:spacing w:line="480" w:lineRule="auto"/>
              <w:jc w:val="center"/>
            </w:pPr>
          </w:p>
        </w:tc>
      </w:tr>
      <w:tr w:rsidR="008C4354" w:rsidRPr="00EE38B8" w14:paraId="552EA705" w14:textId="77777777" w:rsidTr="000917CD">
        <w:trPr>
          <w:trHeight w:val="300"/>
          <w:jc w:val="center"/>
        </w:trPr>
        <w:tc>
          <w:tcPr>
            <w:tcW w:w="663" w:type="dxa"/>
            <w:vMerge w:val="restart"/>
            <w:shd w:val="clear" w:color="auto" w:fill="auto"/>
            <w:noWrap/>
            <w:vAlign w:val="center"/>
            <w:hideMark/>
          </w:tcPr>
          <w:p w14:paraId="52FC6230" w14:textId="77777777" w:rsidR="008C4354" w:rsidRPr="00EE38B8" w:rsidRDefault="008C4354" w:rsidP="000917CD">
            <w:pPr>
              <w:pStyle w:val="NoSpacing"/>
              <w:keepLines/>
              <w:spacing w:line="480" w:lineRule="auto"/>
              <w:jc w:val="center"/>
            </w:pPr>
            <w:r w:rsidRPr="00EE38B8">
              <w:t>2020</w:t>
            </w:r>
          </w:p>
        </w:tc>
        <w:tc>
          <w:tcPr>
            <w:tcW w:w="1407" w:type="dxa"/>
            <w:shd w:val="clear" w:color="auto" w:fill="auto"/>
            <w:noWrap/>
            <w:vAlign w:val="center"/>
            <w:hideMark/>
          </w:tcPr>
          <w:p w14:paraId="374FB83C" w14:textId="77777777" w:rsidR="008C4354" w:rsidRPr="00EE38B8" w:rsidRDefault="008C4354" w:rsidP="000917CD">
            <w:pPr>
              <w:pStyle w:val="NoSpacing"/>
              <w:keepLines/>
              <w:spacing w:line="480" w:lineRule="auto"/>
              <w:jc w:val="center"/>
            </w:pPr>
            <w:r w:rsidRPr="00EE38B8">
              <w:t>Simple</w:t>
            </w:r>
          </w:p>
        </w:tc>
        <w:tc>
          <w:tcPr>
            <w:tcW w:w="1710" w:type="dxa"/>
            <w:shd w:val="clear" w:color="auto" w:fill="auto"/>
            <w:noWrap/>
            <w:vAlign w:val="center"/>
            <w:hideMark/>
          </w:tcPr>
          <w:p w14:paraId="085BA5C0" w14:textId="77777777" w:rsidR="008C4354" w:rsidRPr="00EE38B8" w:rsidRDefault="008C4354" w:rsidP="000917CD">
            <w:pPr>
              <w:pStyle w:val="NoSpacing"/>
              <w:keepLines/>
              <w:spacing w:line="480" w:lineRule="auto"/>
              <w:jc w:val="center"/>
            </w:pPr>
            <w:r w:rsidRPr="00EE38B8">
              <w:t>289 (CI:283-295)</w:t>
            </w:r>
          </w:p>
        </w:tc>
        <w:tc>
          <w:tcPr>
            <w:tcW w:w="2160" w:type="dxa"/>
            <w:shd w:val="clear" w:color="auto" w:fill="auto"/>
            <w:noWrap/>
            <w:vAlign w:val="center"/>
            <w:hideMark/>
          </w:tcPr>
          <w:p w14:paraId="3EF262F5" w14:textId="77777777" w:rsidR="008C4354" w:rsidRPr="00EE38B8" w:rsidRDefault="008C4354" w:rsidP="000917CD">
            <w:pPr>
              <w:pStyle w:val="NoSpacing"/>
              <w:keepLines/>
              <w:spacing w:line="480" w:lineRule="auto"/>
              <w:jc w:val="center"/>
            </w:pPr>
            <w:r w:rsidRPr="00EE38B8">
              <w:t>205 (CI:204-207)</w:t>
            </w:r>
          </w:p>
        </w:tc>
        <w:tc>
          <w:tcPr>
            <w:tcW w:w="2044" w:type="dxa"/>
            <w:shd w:val="clear" w:color="auto" w:fill="auto"/>
            <w:noWrap/>
            <w:vAlign w:val="center"/>
            <w:hideMark/>
          </w:tcPr>
          <w:p w14:paraId="73CB3149" w14:textId="77777777" w:rsidR="008C4354" w:rsidRPr="00EE38B8" w:rsidRDefault="008C4354" w:rsidP="000917CD">
            <w:pPr>
              <w:pStyle w:val="NoSpacing"/>
              <w:keepLines/>
              <w:spacing w:line="480" w:lineRule="auto"/>
              <w:jc w:val="center"/>
            </w:pPr>
            <w:r w:rsidRPr="00EE38B8">
              <w:t>12.4 (CI:9.7-14.7)</w:t>
            </w:r>
          </w:p>
        </w:tc>
      </w:tr>
      <w:tr w:rsidR="008C4354" w:rsidRPr="00EE38B8" w14:paraId="4DB010EB" w14:textId="77777777" w:rsidTr="000917CD">
        <w:trPr>
          <w:trHeight w:val="300"/>
          <w:jc w:val="center"/>
        </w:trPr>
        <w:tc>
          <w:tcPr>
            <w:tcW w:w="663" w:type="dxa"/>
            <w:vMerge/>
            <w:tcBorders>
              <w:bottom w:val="single" w:sz="4" w:space="0" w:color="auto"/>
            </w:tcBorders>
            <w:shd w:val="clear" w:color="auto" w:fill="auto"/>
            <w:noWrap/>
            <w:vAlign w:val="center"/>
            <w:hideMark/>
          </w:tcPr>
          <w:p w14:paraId="79CA3B10" w14:textId="77777777" w:rsidR="008C4354" w:rsidRPr="00EE38B8" w:rsidRDefault="008C4354" w:rsidP="000917CD">
            <w:pPr>
              <w:pStyle w:val="NoSpacing"/>
              <w:keepLines/>
              <w:spacing w:line="480" w:lineRule="auto"/>
              <w:jc w:val="center"/>
            </w:pPr>
          </w:p>
        </w:tc>
        <w:tc>
          <w:tcPr>
            <w:tcW w:w="1407" w:type="dxa"/>
            <w:tcBorders>
              <w:bottom w:val="single" w:sz="4" w:space="0" w:color="auto"/>
            </w:tcBorders>
            <w:shd w:val="clear" w:color="auto" w:fill="auto"/>
            <w:noWrap/>
            <w:vAlign w:val="center"/>
            <w:hideMark/>
          </w:tcPr>
          <w:p w14:paraId="5E48C341" w14:textId="77777777" w:rsidR="008C4354" w:rsidRPr="00EE38B8" w:rsidRDefault="008C4354" w:rsidP="000917CD">
            <w:pPr>
              <w:pStyle w:val="NoSpacing"/>
              <w:keepLines/>
              <w:spacing w:line="480" w:lineRule="auto"/>
              <w:jc w:val="center"/>
            </w:pPr>
            <w:r w:rsidRPr="00EE38B8">
              <w:t>Complex</w:t>
            </w:r>
          </w:p>
        </w:tc>
        <w:tc>
          <w:tcPr>
            <w:tcW w:w="1710" w:type="dxa"/>
            <w:tcBorders>
              <w:bottom w:val="single" w:sz="4" w:space="0" w:color="auto"/>
            </w:tcBorders>
            <w:shd w:val="clear" w:color="auto" w:fill="auto"/>
            <w:noWrap/>
            <w:vAlign w:val="center"/>
            <w:hideMark/>
          </w:tcPr>
          <w:p w14:paraId="28778AED" w14:textId="77777777" w:rsidR="008C4354" w:rsidRPr="00EE38B8" w:rsidRDefault="008C4354" w:rsidP="000917CD">
            <w:pPr>
              <w:pStyle w:val="NoSpacing"/>
              <w:keepLines/>
              <w:spacing w:line="480" w:lineRule="auto"/>
              <w:jc w:val="center"/>
            </w:pPr>
            <w:r w:rsidRPr="00EE38B8">
              <w:t>299 (CI:292-307)</w:t>
            </w:r>
          </w:p>
        </w:tc>
        <w:tc>
          <w:tcPr>
            <w:tcW w:w="2160" w:type="dxa"/>
            <w:tcBorders>
              <w:bottom w:val="single" w:sz="4" w:space="0" w:color="auto"/>
            </w:tcBorders>
            <w:shd w:val="clear" w:color="auto" w:fill="auto"/>
            <w:noWrap/>
            <w:vAlign w:val="center"/>
            <w:hideMark/>
          </w:tcPr>
          <w:p w14:paraId="0D1978AC" w14:textId="77777777" w:rsidR="008C4354" w:rsidRPr="00EE38B8" w:rsidRDefault="008C4354" w:rsidP="000917CD">
            <w:pPr>
              <w:pStyle w:val="NoSpacing"/>
              <w:keepLines/>
              <w:spacing w:line="480" w:lineRule="auto"/>
              <w:jc w:val="center"/>
            </w:pPr>
            <w:r w:rsidRPr="00EE38B8">
              <w:t>206 (CI:205-208)</w:t>
            </w:r>
          </w:p>
        </w:tc>
        <w:tc>
          <w:tcPr>
            <w:tcW w:w="2044" w:type="dxa"/>
            <w:tcBorders>
              <w:bottom w:val="single" w:sz="4" w:space="0" w:color="auto"/>
            </w:tcBorders>
            <w:shd w:val="clear" w:color="auto" w:fill="auto"/>
            <w:noWrap/>
            <w:vAlign w:val="center"/>
            <w:hideMark/>
          </w:tcPr>
          <w:p w14:paraId="25371868" w14:textId="77777777" w:rsidR="008C4354" w:rsidRPr="00EE38B8" w:rsidRDefault="008C4354" w:rsidP="000917CD">
            <w:pPr>
              <w:pStyle w:val="NoSpacing"/>
              <w:keepLines/>
              <w:spacing w:line="480" w:lineRule="auto"/>
              <w:jc w:val="center"/>
            </w:pPr>
            <w:r w:rsidRPr="00EE38B8">
              <w:t>12.7 (CI:9.5-15.2)</w:t>
            </w:r>
          </w:p>
        </w:tc>
      </w:tr>
    </w:tbl>
    <w:p w14:paraId="7685D79E" w14:textId="77777777" w:rsidR="008C4354" w:rsidRPr="00F758AC" w:rsidRDefault="008C4354" w:rsidP="008C4354">
      <w:pPr>
        <w:pStyle w:val="Body"/>
      </w:pPr>
    </w:p>
    <w:p w14:paraId="07ADB6D9" w14:textId="77777777" w:rsidR="008C4354" w:rsidRDefault="008C4354" w:rsidP="008C4354">
      <w:pPr>
        <w:pStyle w:val="CaptionSpecAPA"/>
        <w:keepNext/>
        <w:spacing w:line="480" w:lineRule="auto"/>
      </w:pPr>
      <w:r w:rsidRPr="00F758AC">
        <w:t>Table S</w:t>
      </w:r>
      <w:r>
        <w:t>2</w:t>
      </w:r>
      <w:r w:rsidRPr="00F758AC">
        <w:t>. Summa</w:t>
      </w:r>
      <w:r>
        <w:t>ry of fixed effect tests on root mass</w:t>
      </w:r>
    </w:p>
    <w:tbl>
      <w:tblPr>
        <w:tblW w:w="0" w:type="auto"/>
        <w:jc w:val="center"/>
        <w:tblLook w:val="04A0" w:firstRow="1" w:lastRow="0" w:firstColumn="1" w:lastColumn="0" w:noHBand="0" w:noVBand="1"/>
      </w:tblPr>
      <w:tblGrid>
        <w:gridCol w:w="2569"/>
        <w:gridCol w:w="656"/>
        <w:gridCol w:w="1910"/>
        <w:gridCol w:w="990"/>
        <w:gridCol w:w="1965"/>
      </w:tblGrid>
      <w:tr w:rsidR="008C4354" w:rsidRPr="00892E31" w14:paraId="2D61607E" w14:textId="77777777" w:rsidTr="000917CD">
        <w:trPr>
          <w:trHeight w:val="300"/>
          <w:jc w:val="center"/>
        </w:trPr>
        <w:tc>
          <w:tcPr>
            <w:tcW w:w="2569" w:type="dxa"/>
            <w:tcBorders>
              <w:top w:val="single" w:sz="4" w:space="0" w:color="auto"/>
              <w:bottom w:val="single" w:sz="4" w:space="0" w:color="auto"/>
            </w:tcBorders>
            <w:shd w:val="clear" w:color="auto" w:fill="auto"/>
            <w:noWrap/>
            <w:vAlign w:val="center"/>
            <w:hideMark/>
          </w:tcPr>
          <w:p w14:paraId="2E4C4C6B" w14:textId="77777777" w:rsidR="008C4354" w:rsidRPr="00892E31" w:rsidRDefault="008C4354" w:rsidP="000917CD">
            <w:pPr>
              <w:pStyle w:val="NoSpacing"/>
              <w:spacing w:line="480" w:lineRule="auto"/>
              <w:jc w:val="center"/>
              <w:rPr>
                <w:b/>
              </w:rPr>
            </w:pPr>
            <w:r w:rsidRPr="00892E31">
              <w:rPr>
                <w:b/>
              </w:rPr>
              <w:t>Source</w:t>
            </w:r>
          </w:p>
        </w:tc>
        <w:tc>
          <w:tcPr>
            <w:tcW w:w="456" w:type="dxa"/>
            <w:tcBorders>
              <w:top w:val="single" w:sz="4" w:space="0" w:color="auto"/>
              <w:bottom w:val="single" w:sz="4" w:space="0" w:color="auto"/>
            </w:tcBorders>
            <w:vAlign w:val="center"/>
          </w:tcPr>
          <w:p w14:paraId="401C7771" w14:textId="77777777" w:rsidR="008C4354" w:rsidRPr="00892E31" w:rsidRDefault="008C4354" w:rsidP="000917CD">
            <w:pPr>
              <w:pStyle w:val="NoSpacing"/>
              <w:spacing w:line="480" w:lineRule="auto"/>
              <w:jc w:val="center"/>
              <w:rPr>
                <w:b/>
              </w:rPr>
            </w:pPr>
            <w:r w:rsidRPr="00892E31">
              <w:rPr>
                <w:b/>
              </w:rPr>
              <w:t>DF</w:t>
            </w:r>
            <w:r>
              <w:rPr>
                <w:b/>
              </w:rPr>
              <w:t>*</w:t>
            </w:r>
          </w:p>
        </w:tc>
        <w:tc>
          <w:tcPr>
            <w:tcW w:w="1910" w:type="dxa"/>
            <w:tcBorders>
              <w:top w:val="single" w:sz="4" w:space="0" w:color="auto"/>
              <w:bottom w:val="single" w:sz="4" w:space="0" w:color="auto"/>
            </w:tcBorders>
            <w:shd w:val="clear" w:color="auto" w:fill="auto"/>
            <w:noWrap/>
            <w:vAlign w:val="center"/>
            <w:hideMark/>
          </w:tcPr>
          <w:p w14:paraId="1F1F0A56" w14:textId="77777777" w:rsidR="008C4354" w:rsidRPr="00892E31" w:rsidRDefault="008C4354" w:rsidP="000917CD">
            <w:pPr>
              <w:pStyle w:val="NoSpacing"/>
              <w:spacing w:line="480" w:lineRule="auto"/>
              <w:jc w:val="center"/>
              <w:rPr>
                <w:b/>
              </w:rPr>
            </w:pPr>
            <w:r w:rsidRPr="00892E31">
              <w:rPr>
                <w:b/>
              </w:rPr>
              <w:t>Denominator DF</w:t>
            </w:r>
          </w:p>
        </w:tc>
        <w:tc>
          <w:tcPr>
            <w:tcW w:w="990" w:type="dxa"/>
            <w:tcBorders>
              <w:top w:val="single" w:sz="4" w:space="0" w:color="auto"/>
              <w:bottom w:val="single" w:sz="4" w:space="0" w:color="auto"/>
            </w:tcBorders>
            <w:shd w:val="clear" w:color="auto" w:fill="auto"/>
            <w:noWrap/>
            <w:vAlign w:val="center"/>
            <w:hideMark/>
          </w:tcPr>
          <w:p w14:paraId="04DC4862" w14:textId="77777777" w:rsidR="008C4354" w:rsidRPr="00892E31" w:rsidRDefault="008C4354" w:rsidP="000917CD">
            <w:pPr>
              <w:pStyle w:val="NoSpacing"/>
              <w:spacing w:line="480" w:lineRule="auto"/>
              <w:jc w:val="center"/>
              <w:rPr>
                <w:b/>
              </w:rPr>
            </w:pPr>
            <w:r w:rsidRPr="00892E31">
              <w:rPr>
                <w:b/>
              </w:rPr>
              <w:t>F Ratio</w:t>
            </w:r>
          </w:p>
        </w:tc>
        <w:tc>
          <w:tcPr>
            <w:tcW w:w="1965" w:type="dxa"/>
            <w:tcBorders>
              <w:top w:val="single" w:sz="4" w:space="0" w:color="auto"/>
              <w:bottom w:val="single" w:sz="4" w:space="0" w:color="auto"/>
            </w:tcBorders>
            <w:shd w:val="clear" w:color="auto" w:fill="auto"/>
            <w:noWrap/>
            <w:vAlign w:val="center"/>
            <w:hideMark/>
          </w:tcPr>
          <w:p w14:paraId="11D1817D" w14:textId="77777777" w:rsidR="008C4354" w:rsidRPr="00892E31" w:rsidRDefault="008C4354" w:rsidP="000917CD">
            <w:pPr>
              <w:pStyle w:val="NoSpacing"/>
              <w:spacing w:line="480" w:lineRule="auto"/>
              <w:jc w:val="center"/>
              <w:rPr>
                <w:b/>
              </w:rPr>
            </w:pPr>
            <w:r w:rsidRPr="00892E31">
              <w:rPr>
                <w:b/>
              </w:rPr>
              <w:t>p-value</w:t>
            </w:r>
          </w:p>
        </w:tc>
      </w:tr>
      <w:tr w:rsidR="008C4354" w:rsidRPr="00892E31" w14:paraId="303B0BA2" w14:textId="77777777" w:rsidTr="000917CD">
        <w:trPr>
          <w:trHeight w:val="300"/>
          <w:jc w:val="center"/>
        </w:trPr>
        <w:tc>
          <w:tcPr>
            <w:tcW w:w="2569" w:type="dxa"/>
            <w:tcBorders>
              <w:top w:val="single" w:sz="4" w:space="0" w:color="auto"/>
            </w:tcBorders>
            <w:shd w:val="clear" w:color="auto" w:fill="auto"/>
            <w:noWrap/>
            <w:vAlign w:val="center"/>
            <w:hideMark/>
          </w:tcPr>
          <w:p w14:paraId="0BBF9193" w14:textId="77777777" w:rsidR="008C4354" w:rsidRPr="00892E31" w:rsidRDefault="008C4354" w:rsidP="000917CD">
            <w:pPr>
              <w:pStyle w:val="NoSpacing"/>
              <w:spacing w:line="480" w:lineRule="auto"/>
              <w:jc w:val="center"/>
            </w:pPr>
            <w:r w:rsidRPr="00892E31">
              <w:t>Year</w:t>
            </w:r>
          </w:p>
        </w:tc>
        <w:tc>
          <w:tcPr>
            <w:tcW w:w="456" w:type="dxa"/>
            <w:tcBorders>
              <w:top w:val="single" w:sz="4" w:space="0" w:color="auto"/>
            </w:tcBorders>
            <w:vAlign w:val="center"/>
          </w:tcPr>
          <w:p w14:paraId="4F407909" w14:textId="77777777" w:rsidR="008C4354" w:rsidRPr="00892E31" w:rsidRDefault="008C4354" w:rsidP="000917CD">
            <w:pPr>
              <w:pStyle w:val="NoSpacing"/>
              <w:spacing w:line="480" w:lineRule="auto"/>
              <w:jc w:val="center"/>
            </w:pPr>
            <w:r w:rsidRPr="00892E31">
              <w:t>1</w:t>
            </w:r>
          </w:p>
        </w:tc>
        <w:tc>
          <w:tcPr>
            <w:tcW w:w="1910" w:type="dxa"/>
            <w:tcBorders>
              <w:top w:val="single" w:sz="4" w:space="0" w:color="auto"/>
            </w:tcBorders>
            <w:shd w:val="clear" w:color="auto" w:fill="auto"/>
            <w:noWrap/>
            <w:vAlign w:val="center"/>
          </w:tcPr>
          <w:p w14:paraId="777036CB" w14:textId="77777777" w:rsidR="008C4354" w:rsidRPr="00892E31" w:rsidRDefault="008C4354" w:rsidP="000917CD">
            <w:pPr>
              <w:pStyle w:val="NoSpacing"/>
              <w:spacing w:line="480" w:lineRule="auto"/>
              <w:jc w:val="center"/>
            </w:pPr>
            <w:r w:rsidRPr="00892E31">
              <w:t>1.88</w:t>
            </w:r>
          </w:p>
        </w:tc>
        <w:tc>
          <w:tcPr>
            <w:tcW w:w="990" w:type="dxa"/>
            <w:tcBorders>
              <w:top w:val="single" w:sz="4" w:space="0" w:color="auto"/>
            </w:tcBorders>
            <w:shd w:val="clear" w:color="auto" w:fill="auto"/>
            <w:noWrap/>
            <w:vAlign w:val="center"/>
          </w:tcPr>
          <w:p w14:paraId="26F2F27F" w14:textId="77777777" w:rsidR="008C4354" w:rsidRPr="00892E31" w:rsidRDefault="008C4354" w:rsidP="000917CD">
            <w:pPr>
              <w:pStyle w:val="NoSpacing"/>
              <w:spacing w:line="480" w:lineRule="auto"/>
              <w:jc w:val="center"/>
            </w:pPr>
            <w:r w:rsidRPr="00892E31">
              <w:t>6.257</w:t>
            </w:r>
          </w:p>
        </w:tc>
        <w:tc>
          <w:tcPr>
            <w:tcW w:w="1965" w:type="dxa"/>
            <w:tcBorders>
              <w:top w:val="single" w:sz="4" w:space="0" w:color="auto"/>
            </w:tcBorders>
            <w:shd w:val="clear" w:color="auto" w:fill="auto"/>
            <w:noWrap/>
            <w:vAlign w:val="center"/>
          </w:tcPr>
          <w:p w14:paraId="514DC994" w14:textId="77777777" w:rsidR="008C4354" w:rsidRPr="00892E31" w:rsidRDefault="008C4354" w:rsidP="000917CD">
            <w:pPr>
              <w:pStyle w:val="NoSpacing"/>
              <w:spacing w:line="480" w:lineRule="auto"/>
              <w:jc w:val="center"/>
            </w:pPr>
            <w:r w:rsidRPr="00892E31">
              <w:t>0.14</w:t>
            </w:r>
          </w:p>
        </w:tc>
      </w:tr>
      <w:tr w:rsidR="008C4354" w:rsidRPr="00892E31" w14:paraId="2C4E7160" w14:textId="77777777" w:rsidTr="000917CD">
        <w:trPr>
          <w:trHeight w:val="300"/>
          <w:jc w:val="center"/>
        </w:trPr>
        <w:tc>
          <w:tcPr>
            <w:tcW w:w="2569" w:type="dxa"/>
            <w:shd w:val="clear" w:color="auto" w:fill="auto"/>
            <w:noWrap/>
            <w:vAlign w:val="center"/>
            <w:hideMark/>
          </w:tcPr>
          <w:p w14:paraId="643A09A9" w14:textId="77777777" w:rsidR="008C4354" w:rsidRPr="00892E31" w:rsidRDefault="008C4354" w:rsidP="000917CD">
            <w:pPr>
              <w:pStyle w:val="NoSpacing"/>
              <w:spacing w:line="480" w:lineRule="auto"/>
              <w:jc w:val="center"/>
            </w:pPr>
            <w:r w:rsidRPr="00892E31">
              <w:t>Rotation</w:t>
            </w:r>
          </w:p>
        </w:tc>
        <w:tc>
          <w:tcPr>
            <w:tcW w:w="456" w:type="dxa"/>
            <w:vAlign w:val="center"/>
          </w:tcPr>
          <w:p w14:paraId="219180FF" w14:textId="77777777" w:rsidR="008C4354" w:rsidRPr="00892E31" w:rsidRDefault="008C4354" w:rsidP="000917CD">
            <w:pPr>
              <w:pStyle w:val="NoSpacing"/>
              <w:spacing w:line="480" w:lineRule="auto"/>
              <w:jc w:val="center"/>
            </w:pPr>
            <w:r w:rsidRPr="00892E31">
              <w:t>1</w:t>
            </w:r>
          </w:p>
        </w:tc>
        <w:tc>
          <w:tcPr>
            <w:tcW w:w="1910" w:type="dxa"/>
            <w:shd w:val="clear" w:color="auto" w:fill="auto"/>
            <w:noWrap/>
            <w:vAlign w:val="center"/>
          </w:tcPr>
          <w:p w14:paraId="660E7FFD" w14:textId="77777777" w:rsidR="008C4354" w:rsidRPr="00892E31" w:rsidRDefault="008C4354" w:rsidP="000917CD">
            <w:pPr>
              <w:pStyle w:val="NoSpacing"/>
              <w:spacing w:line="480" w:lineRule="auto"/>
              <w:jc w:val="center"/>
            </w:pPr>
            <w:r w:rsidRPr="00892E31">
              <w:t>6.21</w:t>
            </w:r>
          </w:p>
        </w:tc>
        <w:tc>
          <w:tcPr>
            <w:tcW w:w="990" w:type="dxa"/>
            <w:shd w:val="clear" w:color="auto" w:fill="auto"/>
            <w:noWrap/>
            <w:vAlign w:val="center"/>
          </w:tcPr>
          <w:p w14:paraId="55510671" w14:textId="77777777" w:rsidR="008C4354" w:rsidRPr="00892E31" w:rsidRDefault="008C4354" w:rsidP="000917CD">
            <w:pPr>
              <w:pStyle w:val="NoSpacing"/>
              <w:spacing w:line="480" w:lineRule="auto"/>
              <w:jc w:val="center"/>
            </w:pPr>
            <w:r w:rsidRPr="00892E31">
              <w:t>0.127</w:t>
            </w:r>
          </w:p>
        </w:tc>
        <w:tc>
          <w:tcPr>
            <w:tcW w:w="1965" w:type="dxa"/>
            <w:shd w:val="clear" w:color="auto" w:fill="auto"/>
            <w:noWrap/>
            <w:vAlign w:val="center"/>
          </w:tcPr>
          <w:p w14:paraId="20710EB8" w14:textId="77777777" w:rsidR="008C4354" w:rsidRPr="00892E31" w:rsidRDefault="008C4354" w:rsidP="000917CD">
            <w:pPr>
              <w:pStyle w:val="NoSpacing"/>
              <w:spacing w:line="480" w:lineRule="auto"/>
              <w:jc w:val="center"/>
            </w:pPr>
            <w:r w:rsidRPr="00892E31">
              <w:t>0.73</w:t>
            </w:r>
          </w:p>
        </w:tc>
      </w:tr>
      <w:tr w:rsidR="008C4354" w:rsidRPr="00892E31" w14:paraId="0126E17F" w14:textId="77777777" w:rsidTr="000917CD">
        <w:trPr>
          <w:trHeight w:val="80"/>
          <w:jc w:val="center"/>
        </w:trPr>
        <w:tc>
          <w:tcPr>
            <w:tcW w:w="2569" w:type="dxa"/>
            <w:shd w:val="clear" w:color="auto" w:fill="auto"/>
            <w:noWrap/>
            <w:vAlign w:val="center"/>
          </w:tcPr>
          <w:p w14:paraId="5860431F" w14:textId="77777777" w:rsidR="008C4354" w:rsidRPr="00892E31" w:rsidRDefault="008C4354" w:rsidP="000917CD">
            <w:pPr>
              <w:pStyle w:val="NoSpacing"/>
              <w:spacing w:line="480" w:lineRule="auto"/>
              <w:jc w:val="center"/>
            </w:pPr>
            <w:r w:rsidRPr="00892E31">
              <w:t>Year x Rotation</w:t>
            </w:r>
          </w:p>
        </w:tc>
        <w:tc>
          <w:tcPr>
            <w:tcW w:w="456" w:type="dxa"/>
            <w:vAlign w:val="center"/>
          </w:tcPr>
          <w:p w14:paraId="7FFBCE88" w14:textId="77777777" w:rsidR="008C4354" w:rsidRPr="00892E31" w:rsidRDefault="008C4354" w:rsidP="000917CD">
            <w:pPr>
              <w:pStyle w:val="NoSpacing"/>
              <w:spacing w:line="480" w:lineRule="auto"/>
              <w:jc w:val="center"/>
            </w:pPr>
            <w:r w:rsidRPr="00892E31">
              <w:t>1</w:t>
            </w:r>
          </w:p>
        </w:tc>
        <w:tc>
          <w:tcPr>
            <w:tcW w:w="1910" w:type="dxa"/>
            <w:shd w:val="clear" w:color="auto" w:fill="auto"/>
            <w:noWrap/>
            <w:vAlign w:val="center"/>
          </w:tcPr>
          <w:p w14:paraId="7A2F222D" w14:textId="77777777" w:rsidR="008C4354" w:rsidRPr="00892E31" w:rsidRDefault="008C4354" w:rsidP="000917CD">
            <w:pPr>
              <w:pStyle w:val="NoSpacing"/>
              <w:spacing w:line="480" w:lineRule="auto"/>
              <w:jc w:val="center"/>
            </w:pPr>
            <w:r w:rsidRPr="00892E31">
              <w:t>6.21</w:t>
            </w:r>
          </w:p>
        </w:tc>
        <w:tc>
          <w:tcPr>
            <w:tcW w:w="990" w:type="dxa"/>
            <w:shd w:val="clear" w:color="auto" w:fill="auto"/>
            <w:noWrap/>
            <w:vAlign w:val="center"/>
          </w:tcPr>
          <w:p w14:paraId="7D3F1267" w14:textId="77777777" w:rsidR="008C4354" w:rsidRPr="00892E31" w:rsidRDefault="008C4354" w:rsidP="000917CD">
            <w:pPr>
              <w:pStyle w:val="NoSpacing"/>
              <w:spacing w:line="480" w:lineRule="auto"/>
              <w:jc w:val="center"/>
            </w:pPr>
            <w:r w:rsidRPr="00892E31">
              <w:t>0.024</w:t>
            </w:r>
          </w:p>
        </w:tc>
        <w:tc>
          <w:tcPr>
            <w:tcW w:w="1965" w:type="dxa"/>
            <w:shd w:val="clear" w:color="auto" w:fill="auto"/>
            <w:noWrap/>
            <w:vAlign w:val="center"/>
          </w:tcPr>
          <w:p w14:paraId="77B1F592" w14:textId="77777777" w:rsidR="008C4354" w:rsidRPr="00892E31" w:rsidRDefault="008C4354" w:rsidP="000917CD">
            <w:pPr>
              <w:pStyle w:val="NoSpacing"/>
              <w:spacing w:line="480" w:lineRule="auto"/>
              <w:jc w:val="center"/>
            </w:pPr>
            <w:r w:rsidRPr="00892E31">
              <w:t>0.88</w:t>
            </w:r>
          </w:p>
        </w:tc>
      </w:tr>
      <w:tr w:rsidR="008C4354" w:rsidRPr="00892E31" w14:paraId="44DD108E" w14:textId="77777777" w:rsidTr="000917CD">
        <w:trPr>
          <w:trHeight w:val="300"/>
          <w:jc w:val="center"/>
        </w:trPr>
        <w:tc>
          <w:tcPr>
            <w:tcW w:w="2569" w:type="dxa"/>
            <w:shd w:val="clear" w:color="auto" w:fill="auto"/>
            <w:noWrap/>
            <w:vAlign w:val="center"/>
            <w:hideMark/>
          </w:tcPr>
          <w:p w14:paraId="4BA57790" w14:textId="77777777" w:rsidR="008C4354" w:rsidRPr="00892E31" w:rsidRDefault="008C4354" w:rsidP="000917CD">
            <w:pPr>
              <w:pStyle w:val="NoSpacing"/>
              <w:spacing w:line="480" w:lineRule="auto"/>
              <w:jc w:val="center"/>
            </w:pPr>
            <w:r w:rsidRPr="00892E31">
              <w:t>Depth</w:t>
            </w:r>
          </w:p>
        </w:tc>
        <w:tc>
          <w:tcPr>
            <w:tcW w:w="456" w:type="dxa"/>
            <w:vAlign w:val="center"/>
          </w:tcPr>
          <w:p w14:paraId="25E8B285" w14:textId="77777777" w:rsidR="008C4354" w:rsidRPr="00892E31" w:rsidRDefault="008C4354" w:rsidP="000917CD">
            <w:pPr>
              <w:pStyle w:val="NoSpacing"/>
              <w:spacing w:line="480" w:lineRule="auto"/>
              <w:jc w:val="center"/>
            </w:pPr>
            <w:r w:rsidRPr="00892E31">
              <w:t>3</w:t>
            </w:r>
          </w:p>
        </w:tc>
        <w:tc>
          <w:tcPr>
            <w:tcW w:w="1910" w:type="dxa"/>
            <w:shd w:val="clear" w:color="auto" w:fill="auto"/>
            <w:noWrap/>
            <w:vAlign w:val="center"/>
          </w:tcPr>
          <w:p w14:paraId="6B156A23" w14:textId="77777777" w:rsidR="008C4354" w:rsidRPr="00892E31" w:rsidRDefault="008C4354" w:rsidP="000917CD">
            <w:pPr>
              <w:pStyle w:val="NoSpacing"/>
              <w:spacing w:line="480" w:lineRule="auto"/>
              <w:jc w:val="center"/>
            </w:pPr>
            <w:r w:rsidRPr="00892E31">
              <w:t>30.65</w:t>
            </w:r>
          </w:p>
        </w:tc>
        <w:tc>
          <w:tcPr>
            <w:tcW w:w="990" w:type="dxa"/>
            <w:shd w:val="clear" w:color="auto" w:fill="auto"/>
            <w:noWrap/>
            <w:vAlign w:val="center"/>
          </w:tcPr>
          <w:p w14:paraId="2F95A80B" w14:textId="77777777" w:rsidR="008C4354" w:rsidRPr="00892E31" w:rsidRDefault="008C4354" w:rsidP="000917CD">
            <w:pPr>
              <w:pStyle w:val="NoSpacing"/>
              <w:spacing w:line="480" w:lineRule="auto"/>
              <w:jc w:val="center"/>
            </w:pPr>
            <w:r w:rsidRPr="00892E31">
              <w:t>0.6517</w:t>
            </w:r>
          </w:p>
        </w:tc>
        <w:tc>
          <w:tcPr>
            <w:tcW w:w="1965" w:type="dxa"/>
            <w:shd w:val="clear" w:color="auto" w:fill="auto"/>
            <w:noWrap/>
            <w:vAlign w:val="center"/>
          </w:tcPr>
          <w:p w14:paraId="1B5C740E" w14:textId="77777777" w:rsidR="008C4354" w:rsidRPr="00892E31" w:rsidRDefault="008C4354" w:rsidP="000917CD">
            <w:pPr>
              <w:pStyle w:val="NoSpacing"/>
              <w:spacing w:line="480" w:lineRule="auto"/>
              <w:jc w:val="center"/>
            </w:pPr>
            <w:r w:rsidRPr="00892E31">
              <w:t>0.59</w:t>
            </w:r>
          </w:p>
        </w:tc>
      </w:tr>
      <w:tr w:rsidR="008C4354" w:rsidRPr="00892E31" w14:paraId="6F480842" w14:textId="77777777" w:rsidTr="000917CD">
        <w:trPr>
          <w:trHeight w:val="300"/>
          <w:jc w:val="center"/>
        </w:trPr>
        <w:tc>
          <w:tcPr>
            <w:tcW w:w="2569" w:type="dxa"/>
            <w:shd w:val="clear" w:color="auto" w:fill="auto"/>
            <w:noWrap/>
            <w:vAlign w:val="center"/>
            <w:hideMark/>
          </w:tcPr>
          <w:p w14:paraId="6FD0FEC2" w14:textId="77777777" w:rsidR="008C4354" w:rsidRPr="00892E31" w:rsidRDefault="008C4354" w:rsidP="000917CD">
            <w:pPr>
              <w:pStyle w:val="NoSpacing"/>
              <w:spacing w:line="480" w:lineRule="auto"/>
              <w:jc w:val="center"/>
            </w:pPr>
            <w:r w:rsidRPr="00892E31">
              <w:t>Year x Depth</w:t>
            </w:r>
          </w:p>
        </w:tc>
        <w:tc>
          <w:tcPr>
            <w:tcW w:w="456" w:type="dxa"/>
            <w:vAlign w:val="center"/>
          </w:tcPr>
          <w:p w14:paraId="3FCA5D40" w14:textId="77777777" w:rsidR="008C4354" w:rsidRPr="00892E31" w:rsidRDefault="008C4354" w:rsidP="000917CD">
            <w:pPr>
              <w:pStyle w:val="NoSpacing"/>
              <w:spacing w:line="480" w:lineRule="auto"/>
              <w:jc w:val="center"/>
            </w:pPr>
            <w:r w:rsidRPr="00892E31">
              <w:t>3</w:t>
            </w:r>
          </w:p>
        </w:tc>
        <w:tc>
          <w:tcPr>
            <w:tcW w:w="1910" w:type="dxa"/>
            <w:shd w:val="clear" w:color="auto" w:fill="auto"/>
            <w:noWrap/>
            <w:vAlign w:val="center"/>
          </w:tcPr>
          <w:p w14:paraId="516834FE" w14:textId="77777777" w:rsidR="008C4354" w:rsidRPr="00892E31" w:rsidRDefault="008C4354" w:rsidP="000917CD">
            <w:pPr>
              <w:pStyle w:val="NoSpacing"/>
              <w:spacing w:line="480" w:lineRule="auto"/>
              <w:jc w:val="center"/>
            </w:pPr>
            <w:r w:rsidRPr="00892E31">
              <w:t>30.65</w:t>
            </w:r>
          </w:p>
        </w:tc>
        <w:tc>
          <w:tcPr>
            <w:tcW w:w="990" w:type="dxa"/>
            <w:shd w:val="clear" w:color="auto" w:fill="auto"/>
            <w:noWrap/>
            <w:vAlign w:val="center"/>
          </w:tcPr>
          <w:p w14:paraId="25C5DED3" w14:textId="77777777" w:rsidR="008C4354" w:rsidRPr="00892E31" w:rsidRDefault="008C4354" w:rsidP="000917CD">
            <w:pPr>
              <w:pStyle w:val="NoSpacing"/>
              <w:spacing w:line="480" w:lineRule="auto"/>
              <w:jc w:val="center"/>
            </w:pPr>
            <w:r w:rsidRPr="00892E31">
              <w:t>1.1693</w:t>
            </w:r>
          </w:p>
        </w:tc>
        <w:tc>
          <w:tcPr>
            <w:tcW w:w="1965" w:type="dxa"/>
            <w:shd w:val="clear" w:color="auto" w:fill="auto"/>
            <w:noWrap/>
            <w:vAlign w:val="center"/>
          </w:tcPr>
          <w:p w14:paraId="3302035E" w14:textId="77777777" w:rsidR="008C4354" w:rsidRPr="00892E31" w:rsidRDefault="008C4354" w:rsidP="000917CD">
            <w:pPr>
              <w:pStyle w:val="NoSpacing"/>
              <w:spacing w:line="480" w:lineRule="auto"/>
              <w:jc w:val="center"/>
            </w:pPr>
            <w:r w:rsidRPr="00892E31">
              <w:t>0.34</w:t>
            </w:r>
          </w:p>
        </w:tc>
      </w:tr>
      <w:tr w:rsidR="008C4354" w:rsidRPr="00892E31" w14:paraId="7FFBE0F2" w14:textId="77777777" w:rsidTr="000917CD">
        <w:trPr>
          <w:trHeight w:val="80"/>
          <w:jc w:val="center"/>
        </w:trPr>
        <w:tc>
          <w:tcPr>
            <w:tcW w:w="2569" w:type="dxa"/>
            <w:shd w:val="clear" w:color="auto" w:fill="auto"/>
            <w:noWrap/>
            <w:vAlign w:val="center"/>
          </w:tcPr>
          <w:p w14:paraId="3971C762" w14:textId="77777777" w:rsidR="008C4354" w:rsidRPr="00892E31" w:rsidRDefault="008C4354" w:rsidP="000917CD">
            <w:pPr>
              <w:pStyle w:val="NoSpacing"/>
              <w:spacing w:line="480" w:lineRule="auto"/>
              <w:jc w:val="center"/>
            </w:pPr>
            <w:r w:rsidRPr="00892E31">
              <w:t>Rotation x Depth</w:t>
            </w:r>
          </w:p>
        </w:tc>
        <w:tc>
          <w:tcPr>
            <w:tcW w:w="456" w:type="dxa"/>
            <w:vAlign w:val="center"/>
          </w:tcPr>
          <w:p w14:paraId="5CFADABC" w14:textId="77777777" w:rsidR="008C4354" w:rsidRPr="00892E31" w:rsidRDefault="008C4354" w:rsidP="000917CD">
            <w:pPr>
              <w:pStyle w:val="NoSpacing"/>
              <w:spacing w:line="480" w:lineRule="auto"/>
              <w:jc w:val="center"/>
            </w:pPr>
            <w:r w:rsidRPr="00892E31">
              <w:t>3</w:t>
            </w:r>
          </w:p>
        </w:tc>
        <w:tc>
          <w:tcPr>
            <w:tcW w:w="1910" w:type="dxa"/>
            <w:shd w:val="clear" w:color="auto" w:fill="auto"/>
            <w:noWrap/>
            <w:vAlign w:val="center"/>
          </w:tcPr>
          <w:p w14:paraId="1EA639DD" w14:textId="77777777" w:rsidR="008C4354" w:rsidRPr="00892E31" w:rsidRDefault="008C4354" w:rsidP="000917CD">
            <w:pPr>
              <w:pStyle w:val="NoSpacing"/>
              <w:spacing w:line="480" w:lineRule="auto"/>
              <w:jc w:val="center"/>
            </w:pPr>
            <w:r w:rsidRPr="00892E31">
              <w:t>30.65</w:t>
            </w:r>
          </w:p>
        </w:tc>
        <w:tc>
          <w:tcPr>
            <w:tcW w:w="990" w:type="dxa"/>
            <w:shd w:val="clear" w:color="auto" w:fill="auto"/>
            <w:noWrap/>
            <w:vAlign w:val="center"/>
          </w:tcPr>
          <w:p w14:paraId="6A068569" w14:textId="77777777" w:rsidR="008C4354" w:rsidRPr="00892E31" w:rsidRDefault="008C4354" w:rsidP="000917CD">
            <w:pPr>
              <w:pStyle w:val="NoSpacing"/>
              <w:spacing w:line="480" w:lineRule="auto"/>
              <w:jc w:val="center"/>
            </w:pPr>
            <w:r w:rsidRPr="00892E31">
              <w:t>4.2414</w:t>
            </w:r>
          </w:p>
        </w:tc>
        <w:tc>
          <w:tcPr>
            <w:tcW w:w="1965" w:type="dxa"/>
            <w:shd w:val="clear" w:color="auto" w:fill="auto"/>
            <w:noWrap/>
            <w:vAlign w:val="center"/>
          </w:tcPr>
          <w:p w14:paraId="1738FAD8" w14:textId="77777777" w:rsidR="008C4354" w:rsidRPr="00892E31" w:rsidRDefault="008C4354" w:rsidP="000917CD">
            <w:pPr>
              <w:pStyle w:val="NoSpacing"/>
              <w:spacing w:line="480" w:lineRule="auto"/>
              <w:jc w:val="center"/>
            </w:pPr>
            <w:r w:rsidRPr="00892E31">
              <w:t>0.013</w:t>
            </w:r>
          </w:p>
        </w:tc>
      </w:tr>
      <w:tr w:rsidR="008C4354" w:rsidRPr="00892E31" w14:paraId="6EAAE3B7" w14:textId="77777777" w:rsidTr="000917CD">
        <w:trPr>
          <w:trHeight w:val="300"/>
          <w:jc w:val="center"/>
        </w:trPr>
        <w:tc>
          <w:tcPr>
            <w:tcW w:w="2569" w:type="dxa"/>
            <w:tcBorders>
              <w:bottom w:val="single" w:sz="4" w:space="0" w:color="auto"/>
            </w:tcBorders>
            <w:shd w:val="clear" w:color="auto" w:fill="auto"/>
            <w:noWrap/>
            <w:vAlign w:val="center"/>
          </w:tcPr>
          <w:p w14:paraId="7CF191C1" w14:textId="77777777" w:rsidR="008C4354" w:rsidRPr="00892E31" w:rsidRDefault="008C4354" w:rsidP="000917CD">
            <w:pPr>
              <w:pStyle w:val="NoSpacing"/>
              <w:spacing w:line="480" w:lineRule="auto"/>
              <w:jc w:val="center"/>
            </w:pPr>
            <w:r w:rsidRPr="00892E31">
              <w:t>Year x Rotation x Depth</w:t>
            </w:r>
          </w:p>
        </w:tc>
        <w:tc>
          <w:tcPr>
            <w:tcW w:w="456" w:type="dxa"/>
            <w:tcBorders>
              <w:bottom w:val="single" w:sz="4" w:space="0" w:color="auto"/>
            </w:tcBorders>
            <w:vAlign w:val="center"/>
          </w:tcPr>
          <w:p w14:paraId="5A71A467" w14:textId="77777777" w:rsidR="008C4354" w:rsidRPr="00892E31" w:rsidRDefault="008C4354" w:rsidP="000917CD">
            <w:pPr>
              <w:pStyle w:val="NoSpacing"/>
              <w:spacing w:line="480" w:lineRule="auto"/>
              <w:jc w:val="center"/>
            </w:pPr>
            <w:r w:rsidRPr="00892E31">
              <w:t>3</w:t>
            </w:r>
          </w:p>
        </w:tc>
        <w:tc>
          <w:tcPr>
            <w:tcW w:w="1910" w:type="dxa"/>
            <w:tcBorders>
              <w:bottom w:val="single" w:sz="4" w:space="0" w:color="auto"/>
            </w:tcBorders>
            <w:shd w:val="clear" w:color="auto" w:fill="auto"/>
            <w:noWrap/>
            <w:vAlign w:val="center"/>
          </w:tcPr>
          <w:p w14:paraId="54BCF708" w14:textId="77777777" w:rsidR="008C4354" w:rsidRPr="00892E31" w:rsidRDefault="008C4354" w:rsidP="000917CD">
            <w:pPr>
              <w:pStyle w:val="NoSpacing"/>
              <w:spacing w:line="480" w:lineRule="auto"/>
              <w:jc w:val="center"/>
            </w:pPr>
            <w:r w:rsidRPr="00892E31">
              <w:t>30.65</w:t>
            </w:r>
          </w:p>
        </w:tc>
        <w:tc>
          <w:tcPr>
            <w:tcW w:w="990" w:type="dxa"/>
            <w:tcBorders>
              <w:bottom w:val="single" w:sz="4" w:space="0" w:color="auto"/>
            </w:tcBorders>
            <w:shd w:val="clear" w:color="auto" w:fill="auto"/>
            <w:noWrap/>
            <w:vAlign w:val="center"/>
          </w:tcPr>
          <w:p w14:paraId="705DD228" w14:textId="77777777" w:rsidR="008C4354" w:rsidRPr="00892E31" w:rsidRDefault="008C4354" w:rsidP="000917CD">
            <w:pPr>
              <w:pStyle w:val="NoSpacing"/>
              <w:spacing w:line="480" w:lineRule="auto"/>
              <w:jc w:val="center"/>
            </w:pPr>
            <w:r w:rsidRPr="00892E31">
              <w:t>1.4503</w:t>
            </w:r>
          </w:p>
        </w:tc>
        <w:tc>
          <w:tcPr>
            <w:tcW w:w="1965" w:type="dxa"/>
            <w:tcBorders>
              <w:bottom w:val="single" w:sz="4" w:space="0" w:color="auto"/>
            </w:tcBorders>
            <w:shd w:val="clear" w:color="auto" w:fill="auto"/>
            <w:noWrap/>
            <w:vAlign w:val="center"/>
          </w:tcPr>
          <w:p w14:paraId="5A544A15" w14:textId="77777777" w:rsidR="008C4354" w:rsidRPr="00892E31" w:rsidRDefault="008C4354" w:rsidP="000917CD">
            <w:pPr>
              <w:pStyle w:val="NoSpacing"/>
              <w:spacing w:line="480" w:lineRule="auto"/>
              <w:jc w:val="center"/>
            </w:pPr>
            <w:r w:rsidRPr="00892E31">
              <w:t>0.25</w:t>
            </w:r>
          </w:p>
        </w:tc>
      </w:tr>
      <w:tr w:rsidR="008C4354" w:rsidRPr="00892E31" w14:paraId="017B119A" w14:textId="77777777" w:rsidTr="000917CD">
        <w:trPr>
          <w:trHeight w:val="300"/>
          <w:jc w:val="center"/>
        </w:trPr>
        <w:tc>
          <w:tcPr>
            <w:tcW w:w="2569" w:type="dxa"/>
            <w:tcBorders>
              <w:top w:val="single" w:sz="4" w:space="0" w:color="auto"/>
            </w:tcBorders>
            <w:shd w:val="clear" w:color="auto" w:fill="auto"/>
            <w:noWrap/>
            <w:vAlign w:val="center"/>
          </w:tcPr>
          <w:p w14:paraId="2CEEC663" w14:textId="77777777" w:rsidR="008C4354" w:rsidRPr="00892E31" w:rsidRDefault="008C4354" w:rsidP="000917CD">
            <w:pPr>
              <w:pStyle w:val="NoSpacing"/>
              <w:spacing w:line="480" w:lineRule="auto"/>
              <w:rPr>
                <w:i/>
                <w:sz w:val="20"/>
              </w:rPr>
            </w:pPr>
            <w:r>
              <w:rPr>
                <w:i/>
                <w:sz w:val="18"/>
              </w:rPr>
              <w:t>*</w:t>
            </w:r>
            <w:r w:rsidRPr="00892E31">
              <w:rPr>
                <w:i/>
                <w:sz w:val="18"/>
              </w:rPr>
              <w:t>DF = Degrees of freedom</w:t>
            </w:r>
          </w:p>
        </w:tc>
        <w:tc>
          <w:tcPr>
            <w:tcW w:w="456" w:type="dxa"/>
            <w:tcBorders>
              <w:top w:val="single" w:sz="4" w:space="0" w:color="auto"/>
            </w:tcBorders>
            <w:vAlign w:val="center"/>
          </w:tcPr>
          <w:p w14:paraId="5F3D94D0" w14:textId="77777777" w:rsidR="008C4354" w:rsidRPr="00892E31" w:rsidRDefault="008C4354" w:rsidP="000917CD">
            <w:pPr>
              <w:pStyle w:val="NoSpacing"/>
              <w:spacing w:line="480" w:lineRule="auto"/>
              <w:jc w:val="center"/>
            </w:pPr>
          </w:p>
        </w:tc>
        <w:tc>
          <w:tcPr>
            <w:tcW w:w="1910" w:type="dxa"/>
            <w:tcBorders>
              <w:top w:val="single" w:sz="4" w:space="0" w:color="auto"/>
            </w:tcBorders>
            <w:shd w:val="clear" w:color="auto" w:fill="auto"/>
            <w:noWrap/>
            <w:vAlign w:val="center"/>
          </w:tcPr>
          <w:p w14:paraId="5882C907" w14:textId="77777777" w:rsidR="008C4354" w:rsidRPr="00892E31" w:rsidRDefault="008C4354" w:rsidP="000917CD">
            <w:pPr>
              <w:pStyle w:val="NoSpacing"/>
              <w:spacing w:line="480" w:lineRule="auto"/>
              <w:jc w:val="center"/>
            </w:pPr>
          </w:p>
        </w:tc>
        <w:tc>
          <w:tcPr>
            <w:tcW w:w="990" w:type="dxa"/>
            <w:tcBorders>
              <w:top w:val="single" w:sz="4" w:space="0" w:color="auto"/>
            </w:tcBorders>
            <w:shd w:val="clear" w:color="auto" w:fill="auto"/>
            <w:noWrap/>
            <w:vAlign w:val="center"/>
          </w:tcPr>
          <w:p w14:paraId="2C66E6BD" w14:textId="77777777" w:rsidR="008C4354" w:rsidRPr="00892E31" w:rsidRDefault="008C4354" w:rsidP="000917CD">
            <w:pPr>
              <w:pStyle w:val="NoSpacing"/>
              <w:spacing w:line="480" w:lineRule="auto"/>
              <w:jc w:val="center"/>
            </w:pPr>
          </w:p>
        </w:tc>
        <w:tc>
          <w:tcPr>
            <w:tcW w:w="1965" w:type="dxa"/>
            <w:tcBorders>
              <w:top w:val="single" w:sz="4" w:space="0" w:color="auto"/>
            </w:tcBorders>
            <w:shd w:val="clear" w:color="auto" w:fill="auto"/>
            <w:noWrap/>
            <w:vAlign w:val="center"/>
          </w:tcPr>
          <w:p w14:paraId="02AEA84C" w14:textId="77777777" w:rsidR="008C4354" w:rsidRPr="00892E31" w:rsidRDefault="008C4354" w:rsidP="000917CD">
            <w:pPr>
              <w:pStyle w:val="NoSpacing"/>
              <w:spacing w:line="480" w:lineRule="auto"/>
              <w:jc w:val="center"/>
            </w:pPr>
          </w:p>
        </w:tc>
      </w:tr>
    </w:tbl>
    <w:p w14:paraId="695EF7F1" w14:textId="77777777" w:rsidR="008C4354" w:rsidRDefault="008C4354" w:rsidP="008C4354">
      <w:pPr>
        <w:pStyle w:val="CaptionSpecAPA"/>
        <w:spacing w:line="480" w:lineRule="auto"/>
      </w:pPr>
    </w:p>
    <w:p w14:paraId="7B5AD5D2" w14:textId="77777777" w:rsidR="008C4354" w:rsidRDefault="008C4354" w:rsidP="008C4354">
      <w:pPr>
        <w:pStyle w:val="CaptionSpecAPA"/>
        <w:spacing w:line="480" w:lineRule="auto"/>
      </w:pPr>
      <w:r w:rsidRPr="00F758AC">
        <w:lastRenderedPageBreak/>
        <w:t>Table S</w:t>
      </w:r>
      <w:r>
        <w:t>3</w:t>
      </w:r>
      <w:r w:rsidRPr="00F758AC">
        <w:t>. Summa</w:t>
      </w:r>
      <w:r>
        <w:t>ry of root mass added contrasts for the complex versus simple rotation at each depth</w:t>
      </w:r>
    </w:p>
    <w:tbl>
      <w:tblPr>
        <w:tblW w:w="0" w:type="auto"/>
        <w:jc w:val="center"/>
        <w:tblLook w:val="04A0" w:firstRow="1" w:lastRow="0" w:firstColumn="1" w:lastColumn="0" w:noHBand="0" w:noVBand="1"/>
      </w:tblPr>
      <w:tblGrid>
        <w:gridCol w:w="1542"/>
        <w:gridCol w:w="1710"/>
        <w:gridCol w:w="2456"/>
        <w:gridCol w:w="990"/>
        <w:gridCol w:w="1965"/>
      </w:tblGrid>
      <w:tr w:rsidR="008C4354" w:rsidRPr="00892E31" w14:paraId="458847D4" w14:textId="77777777" w:rsidTr="000917CD">
        <w:trPr>
          <w:trHeight w:val="300"/>
          <w:jc w:val="center"/>
        </w:trPr>
        <w:tc>
          <w:tcPr>
            <w:tcW w:w="1542" w:type="dxa"/>
            <w:tcBorders>
              <w:top w:val="single" w:sz="4" w:space="0" w:color="auto"/>
              <w:bottom w:val="single" w:sz="4" w:space="0" w:color="auto"/>
            </w:tcBorders>
            <w:shd w:val="clear" w:color="auto" w:fill="auto"/>
            <w:noWrap/>
            <w:vAlign w:val="center"/>
            <w:hideMark/>
          </w:tcPr>
          <w:p w14:paraId="66C9E15B" w14:textId="77777777" w:rsidR="008C4354" w:rsidRPr="00892E31" w:rsidRDefault="008C4354" w:rsidP="000917CD">
            <w:pPr>
              <w:pStyle w:val="NoSpacing"/>
              <w:spacing w:line="480" w:lineRule="auto"/>
              <w:jc w:val="center"/>
              <w:rPr>
                <w:b/>
              </w:rPr>
            </w:pPr>
            <w:r>
              <w:rPr>
                <w:b/>
              </w:rPr>
              <w:t>Depth</w:t>
            </w:r>
          </w:p>
        </w:tc>
        <w:tc>
          <w:tcPr>
            <w:tcW w:w="1710" w:type="dxa"/>
            <w:tcBorders>
              <w:top w:val="single" w:sz="4" w:space="0" w:color="auto"/>
              <w:bottom w:val="single" w:sz="4" w:space="0" w:color="auto"/>
            </w:tcBorders>
            <w:vAlign w:val="center"/>
          </w:tcPr>
          <w:p w14:paraId="69D75ADD" w14:textId="77777777" w:rsidR="008C4354" w:rsidRPr="00892E31" w:rsidRDefault="008C4354" w:rsidP="000917CD">
            <w:pPr>
              <w:pStyle w:val="NoSpacing"/>
              <w:spacing w:line="480" w:lineRule="auto"/>
              <w:jc w:val="center"/>
              <w:rPr>
                <w:b/>
              </w:rPr>
            </w:pPr>
            <w:r>
              <w:rPr>
                <w:b/>
              </w:rPr>
              <w:t xml:space="preserve">Numerator </w:t>
            </w:r>
            <w:r w:rsidRPr="00892E31">
              <w:rPr>
                <w:b/>
              </w:rPr>
              <w:t>DF</w:t>
            </w:r>
            <w:r>
              <w:rPr>
                <w:b/>
              </w:rPr>
              <w:t>*</w:t>
            </w:r>
          </w:p>
        </w:tc>
        <w:tc>
          <w:tcPr>
            <w:tcW w:w="2456" w:type="dxa"/>
            <w:tcBorders>
              <w:top w:val="single" w:sz="4" w:space="0" w:color="auto"/>
              <w:bottom w:val="single" w:sz="4" w:space="0" w:color="auto"/>
            </w:tcBorders>
            <w:shd w:val="clear" w:color="auto" w:fill="auto"/>
            <w:noWrap/>
            <w:vAlign w:val="center"/>
            <w:hideMark/>
          </w:tcPr>
          <w:p w14:paraId="05C5C554" w14:textId="77777777" w:rsidR="008C4354" w:rsidRPr="00892E31" w:rsidRDefault="008C4354" w:rsidP="000917CD">
            <w:pPr>
              <w:pStyle w:val="NoSpacing"/>
              <w:spacing w:line="480" w:lineRule="auto"/>
              <w:jc w:val="center"/>
              <w:rPr>
                <w:b/>
              </w:rPr>
            </w:pPr>
            <w:r w:rsidRPr="00892E31">
              <w:rPr>
                <w:b/>
              </w:rPr>
              <w:t>Denominator DF</w:t>
            </w:r>
          </w:p>
        </w:tc>
        <w:tc>
          <w:tcPr>
            <w:tcW w:w="990" w:type="dxa"/>
            <w:tcBorders>
              <w:top w:val="single" w:sz="4" w:space="0" w:color="auto"/>
              <w:bottom w:val="single" w:sz="4" w:space="0" w:color="auto"/>
            </w:tcBorders>
            <w:shd w:val="clear" w:color="auto" w:fill="auto"/>
            <w:noWrap/>
            <w:vAlign w:val="center"/>
            <w:hideMark/>
          </w:tcPr>
          <w:p w14:paraId="0F2FD05B" w14:textId="77777777" w:rsidR="008C4354" w:rsidRPr="00892E31" w:rsidRDefault="008C4354" w:rsidP="000917CD">
            <w:pPr>
              <w:pStyle w:val="NoSpacing"/>
              <w:spacing w:line="480" w:lineRule="auto"/>
              <w:jc w:val="center"/>
              <w:rPr>
                <w:b/>
              </w:rPr>
            </w:pPr>
            <w:r w:rsidRPr="00892E31">
              <w:rPr>
                <w:b/>
              </w:rPr>
              <w:t>F Ratio</w:t>
            </w:r>
          </w:p>
        </w:tc>
        <w:tc>
          <w:tcPr>
            <w:tcW w:w="1965" w:type="dxa"/>
            <w:tcBorders>
              <w:top w:val="single" w:sz="4" w:space="0" w:color="auto"/>
              <w:bottom w:val="single" w:sz="4" w:space="0" w:color="auto"/>
            </w:tcBorders>
            <w:shd w:val="clear" w:color="auto" w:fill="auto"/>
            <w:noWrap/>
            <w:vAlign w:val="center"/>
            <w:hideMark/>
          </w:tcPr>
          <w:p w14:paraId="3858E64F" w14:textId="77777777" w:rsidR="008C4354" w:rsidRPr="00892E31" w:rsidRDefault="008C4354" w:rsidP="000917CD">
            <w:pPr>
              <w:pStyle w:val="NoSpacing"/>
              <w:spacing w:line="480" w:lineRule="auto"/>
              <w:jc w:val="center"/>
              <w:rPr>
                <w:b/>
              </w:rPr>
            </w:pPr>
            <w:r w:rsidRPr="00892E31">
              <w:rPr>
                <w:b/>
              </w:rPr>
              <w:t>p-value</w:t>
            </w:r>
          </w:p>
        </w:tc>
      </w:tr>
      <w:tr w:rsidR="008C4354" w:rsidRPr="00892E31" w14:paraId="3CB05706" w14:textId="77777777" w:rsidTr="000917CD">
        <w:trPr>
          <w:trHeight w:val="300"/>
          <w:jc w:val="center"/>
        </w:trPr>
        <w:tc>
          <w:tcPr>
            <w:tcW w:w="1542" w:type="dxa"/>
            <w:tcBorders>
              <w:top w:val="single" w:sz="4" w:space="0" w:color="auto"/>
            </w:tcBorders>
            <w:shd w:val="clear" w:color="auto" w:fill="auto"/>
            <w:noWrap/>
            <w:vAlign w:val="center"/>
            <w:hideMark/>
          </w:tcPr>
          <w:p w14:paraId="183875C5" w14:textId="77777777" w:rsidR="008C4354" w:rsidRPr="00892E31" w:rsidRDefault="008C4354" w:rsidP="000917CD">
            <w:pPr>
              <w:pStyle w:val="NoSpacing"/>
              <w:spacing w:line="480" w:lineRule="auto"/>
              <w:jc w:val="center"/>
            </w:pPr>
            <w:r>
              <w:t>0-15 cm</w:t>
            </w:r>
          </w:p>
        </w:tc>
        <w:tc>
          <w:tcPr>
            <w:tcW w:w="1710" w:type="dxa"/>
            <w:tcBorders>
              <w:top w:val="single" w:sz="4" w:space="0" w:color="auto"/>
            </w:tcBorders>
            <w:vAlign w:val="center"/>
          </w:tcPr>
          <w:p w14:paraId="490AD3AB" w14:textId="77777777" w:rsidR="008C4354" w:rsidRPr="00892E31" w:rsidRDefault="008C4354" w:rsidP="000917CD">
            <w:pPr>
              <w:pStyle w:val="NoSpacing"/>
              <w:spacing w:line="480" w:lineRule="auto"/>
              <w:jc w:val="center"/>
            </w:pPr>
            <w:r w:rsidRPr="00892E31">
              <w:t>1</w:t>
            </w:r>
          </w:p>
        </w:tc>
        <w:tc>
          <w:tcPr>
            <w:tcW w:w="2456" w:type="dxa"/>
            <w:tcBorders>
              <w:top w:val="single" w:sz="4" w:space="0" w:color="auto"/>
            </w:tcBorders>
            <w:shd w:val="clear" w:color="auto" w:fill="auto"/>
            <w:noWrap/>
            <w:vAlign w:val="center"/>
          </w:tcPr>
          <w:p w14:paraId="3F671D70" w14:textId="77777777" w:rsidR="008C4354" w:rsidRPr="00892E31" w:rsidRDefault="008C4354" w:rsidP="000917CD">
            <w:pPr>
              <w:pStyle w:val="NoSpacing"/>
              <w:spacing w:line="480" w:lineRule="auto"/>
              <w:jc w:val="center"/>
            </w:pPr>
            <w:r>
              <w:t>14.77</w:t>
            </w:r>
          </w:p>
        </w:tc>
        <w:tc>
          <w:tcPr>
            <w:tcW w:w="990" w:type="dxa"/>
            <w:tcBorders>
              <w:top w:val="single" w:sz="4" w:space="0" w:color="auto"/>
            </w:tcBorders>
            <w:shd w:val="clear" w:color="auto" w:fill="auto"/>
            <w:noWrap/>
            <w:vAlign w:val="center"/>
          </w:tcPr>
          <w:p w14:paraId="71E1351D" w14:textId="77777777" w:rsidR="008C4354" w:rsidRPr="00892E31" w:rsidRDefault="008C4354" w:rsidP="000917CD">
            <w:pPr>
              <w:pStyle w:val="NoSpacing"/>
              <w:spacing w:line="480" w:lineRule="auto"/>
              <w:jc w:val="center"/>
            </w:pPr>
            <w:r w:rsidRPr="00892E31">
              <w:t>6.</w:t>
            </w:r>
            <w:r>
              <w:t>69</w:t>
            </w:r>
          </w:p>
        </w:tc>
        <w:tc>
          <w:tcPr>
            <w:tcW w:w="1965" w:type="dxa"/>
            <w:tcBorders>
              <w:top w:val="single" w:sz="4" w:space="0" w:color="auto"/>
            </w:tcBorders>
            <w:shd w:val="clear" w:color="auto" w:fill="auto"/>
            <w:noWrap/>
            <w:vAlign w:val="center"/>
          </w:tcPr>
          <w:p w14:paraId="67BF9B29" w14:textId="77777777" w:rsidR="008C4354" w:rsidRPr="00892E31" w:rsidRDefault="008C4354" w:rsidP="000917CD">
            <w:pPr>
              <w:pStyle w:val="NoSpacing"/>
              <w:spacing w:line="480" w:lineRule="auto"/>
              <w:jc w:val="center"/>
            </w:pPr>
            <w:r>
              <w:t>0.02</w:t>
            </w:r>
          </w:p>
        </w:tc>
      </w:tr>
      <w:tr w:rsidR="008C4354" w:rsidRPr="00892E31" w14:paraId="28EC72C2" w14:textId="77777777" w:rsidTr="000917CD">
        <w:trPr>
          <w:trHeight w:val="300"/>
          <w:jc w:val="center"/>
        </w:trPr>
        <w:tc>
          <w:tcPr>
            <w:tcW w:w="1542" w:type="dxa"/>
            <w:shd w:val="clear" w:color="auto" w:fill="auto"/>
            <w:noWrap/>
            <w:vAlign w:val="center"/>
            <w:hideMark/>
          </w:tcPr>
          <w:p w14:paraId="540766EE" w14:textId="77777777" w:rsidR="008C4354" w:rsidRPr="00892E31" w:rsidRDefault="008C4354" w:rsidP="000917CD">
            <w:pPr>
              <w:pStyle w:val="NoSpacing"/>
              <w:spacing w:line="480" w:lineRule="auto"/>
              <w:jc w:val="center"/>
            </w:pPr>
            <w:r>
              <w:t>15-30 cm</w:t>
            </w:r>
          </w:p>
        </w:tc>
        <w:tc>
          <w:tcPr>
            <w:tcW w:w="1710" w:type="dxa"/>
            <w:vAlign w:val="center"/>
          </w:tcPr>
          <w:p w14:paraId="3B04ABED" w14:textId="77777777" w:rsidR="008C4354" w:rsidRPr="00892E31" w:rsidRDefault="008C4354" w:rsidP="000917CD">
            <w:pPr>
              <w:pStyle w:val="NoSpacing"/>
              <w:spacing w:line="480" w:lineRule="auto"/>
              <w:jc w:val="center"/>
            </w:pPr>
            <w:r w:rsidRPr="00892E31">
              <w:t>1</w:t>
            </w:r>
          </w:p>
        </w:tc>
        <w:tc>
          <w:tcPr>
            <w:tcW w:w="2456" w:type="dxa"/>
            <w:shd w:val="clear" w:color="auto" w:fill="auto"/>
            <w:noWrap/>
            <w:vAlign w:val="center"/>
          </w:tcPr>
          <w:p w14:paraId="3D44796A" w14:textId="77777777" w:rsidR="008C4354" w:rsidRPr="00892E31" w:rsidRDefault="008C4354" w:rsidP="000917CD">
            <w:pPr>
              <w:pStyle w:val="NoSpacing"/>
              <w:spacing w:line="480" w:lineRule="auto"/>
              <w:jc w:val="center"/>
            </w:pPr>
            <w:r>
              <w:t>16.07</w:t>
            </w:r>
          </w:p>
        </w:tc>
        <w:tc>
          <w:tcPr>
            <w:tcW w:w="990" w:type="dxa"/>
            <w:shd w:val="clear" w:color="auto" w:fill="auto"/>
            <w:noWrap/>
            <w:vAlign w:val="center"/>
          </w:tcPr>
          <w:p w14:paraId="06F2BAF1" w14:textId="77777777" w:rsidR="008C4354" w:rsidRPr="00892E31" w:rsidRDefault="008C4354" w:rsidP="000917CD">
            <w:pPr>
              <w:pStyle w:val="NoSpacing"/>
              <w:spacing w:line="480" w:lineRule="auto"/>
              <w:jc w:val="center"/>
            </w:pPr>
            <w:r>
              <w:t>0.08</w:t>
            </w:r>
          </w:p>
        </w:tc>
        <w:tc>
          <w:tcPr>
            <w:tcW w:w="1965" w:type="dxa"/>
            <w:shd w:val="clear" w:color="auto" w:fill="auto"/>
            <w:noWrap/>
            <w:vAlign w:val="center"/>
          </w:tcPr>
          <w:p w14:paraId="28FA6474" w14:textId="77777777" w:rsidR="008C4354" w:rsidRPr="00892E31" w:rsidRDefault="008C4354" w:rsidP="000917CD">
            <w:pPr>
              <w:pStyle w:val="NoSpacing"/>
              <w:spacing w:line="480" w:lineRule="auto"/>
              <w:jc w:val="center"/>
            </w:pPr>
            <w:r>
              <w:t>0.78</w:t>
            </w:r>
          </w:p>
        </w:tc>
      </w:tr>
      <w:tr w:rsidR="008C4354" w:rsidRPr="00892E31" w14:paraId="0C401F4E" w14:textId="77777777" w:rsidTr="000917CD">
        <w:trPr>
          <w:trHeight w:val="80"/>
          <w:jc w:val="center"/>
        </w:trPr>
        <w:tc>
          <w:tcPr>
            <w:tcW w:w="1542" w:type="dxa"/>
            <w:shd w:val="clear" w:color="auto" w:fill="auto"/>
            <w:noWrap/>
            <w:vAlign w:val="center"/>
          </w:tcPr>
          <w:p w14:paraId="11FB544C" w14:textId="77777777" w:rsidR="008C4354" w:rsidRPr="00892E31" w:rsidRDefault="008C4354" w:rsidP="000917CD">
            <w:pPr>
              <w:pStyle w:val="NoSpacing"/>
              <w:spacing w:line="480" w:lineRule="auto"/>
              <w:jc w:val="center"/>
            </w:pPr>
            <w:r>
              <w:t>30-45 cm</w:t>
            </w:r>
          </w:p>
        </w:tc>
        <w:tc>
          <w:tcPr>
            <w:tcW w:w="1710" w:type="dxa"/>
            <w:vAlign w:val="center"/>
          </w:tcPr>
          <w:p w14:paraId="71DD9696" w14:textId="77777777" w:rsidR="008C4354" w:rsidRPr="00892E31" w:rsidRDefault="008C4354" w:rsidP="000917CD">
            <w:pPr>
              <w:pStyle w:val="NoSpacing"/>
              <w:spacing w:line="480" w:lineRule="auto"/>
              <w:jc w:val="center"/>
            </w:pPr>
            <w:r w:rsidRPr="00892E31">
              <w:t>1</w:t>
            </w:r>
          </w:p>
        </w:tc>
        <w:tc>
          <w:tcPr>
            <w:tcW w:w="2456" w:type="dxa"/>
            <w:shd w:val="clear" w:color="auto" w:fill="auto"/>
            <w:noWrap/>
            <w:vAlign w:val="center"/>
          </w:tcPr>
          <w:p w14:paraId="5CE6F46C" w14:textId="77777777" w:rsidR="008C4354" w:rsidRPr="00892E31" w:rsidRDefault="008C4354" w:rsidP="000917CD">
            <w:pPr>
              <w:pStyle w:val="NoSpacing"/>
              <w:spacing w:line="480" w:lineRule="auto"/>
              <w:jc w:val="center"/>
            </w:pPr>
            <w:r>
              <w:t>16.07</w:t>
            </w:r>
          </w:p>
        </w:tc>
        <w:tc>
          <w:tcPr>
            <w:tcW w:w="990" w:type="dxa"/>
            <w:shd w:val="clear" w:color="auto" w:fill="auto"/>
            <w:noWrap/>
            <w:vAlign w:val="center"/>
          </w:tcPr>
          <w:p w14:paraId="233BBDDC" w14:textId="77777777" w:rsidR="008C4354" w:rsidRPr="00892E31" w:rsidRDefault="008C4354" w:rsidP="000917CD">
            <w:pPr>
              <w:pStyle w:val="NoSpacing"/>
              <w:spacing w:line="480" w:lineRule="auto"/>
              <w:jc w:val="center"/>
            </w:pPr>
            <w:r>
              <w:t>0.14</w:t>
            </w:r>
          </w:p>
        </w:tc>
        <w:tc>
          <w:tcPr>
            <w:tcW w:w="1965" w:type="dxa"/>
            <w:shd w:val="clear" w:color="auto" w:fill="auto"/>
            <w:noWrap/>
            <w:vAlign w:val="center"/>
          </w:tcPr>
          <w:p w14:paraId="45EF669B" w14:textId="77777777" w:rsidR="008C4354" w:rsidRPr="00892E31" w:rsidRDefault="008C4354" w:rsidP="000917CD">
            <w:pPr>
              <w:pStyle w:val="NoSpacing"/>
              <w:spacing w:line="480" w:lineRule="auto"/>
              <w:jc w:val="center"/>
            </w:pPr>
            <w:r>
              <w:t>0.71</w:t>
            </w:r>
          </w:p>
        </w:tc>
      </w:tr>
      <w:tr w:rsidR="008C4354" w:rsidRPr="00892E31" w14:paraId="3A7EB816" w14:textId="77777777" w:rsidTr="000917CD">
        <w:trPr>
          <w:trHeight w:val="300"/>
          <w:jc w:val="center"/>
        </w:trPr>
        <w:tc>
          <w:tcPr>
            <w:tcW w:w="1542" w:type="dxa"/>
            <w:tcBorders>
              <w:bottom w:val="single" w:sz="4" w:space="0" w:color="auto"/>
            </w:tcBorders>
            <w:shd w:val="clear" w:color="auto" w:fill="auto"/>
            <w:noWrap/>
            <w:vAlign w:val="center"/>
          </w:tcPr>
          <w:p w14:paraId="12FDA265" w14:textId="77777777" w:rsidR="008C4354" w:rsidRPr="00892E31" w:rsidRDefault="008C4354" w:rsidP="000917CD">
            <w:pPr>
              <w:pStyle w:val="NoSpacing"/>
              <w:spacing w:line="480" w:lineRule="auto"/>
              <w:jc w:val="center"/>
            </w:pPr>
            <w:r>
              <w:t>45-60 cm</w:t>
            </w:r>
          </w:p>
        </w:tc>
        <w:tc>
          <w:tcPr>
            <w:tcW w:w="1710" w:type="dxa"/>
            <w:tcBorders>
              <w:bottom w:val="single" w:sz="4" w:space="0" w:color="auto"/>
            </w:tcBorders>
            <w:vAlign w:val="center"/>
          </w:tcPr>
          <w:p w14:paraId="274BB2DE" w14:textId="77777777" w:rsidR="008C4354" w:rsidRPr="00892E31" w:rsidRDefault="008C4354" w:rsidP="000917CD">
            <w:pPr>
              <w:pStyle w:val="NoSpacing"/>
              <w:spacing w:line="480" w:lineRule="auto"/>
              <w:jc w:val="center"/>
            </w:pPr>
            <w:r>
              <w:t>1</w:t>
            </w:r>
          </w:p>
        </w:tc>
        <w:tc>
          <w:tcPr>
            <w:tcW w:w="2456" w:type="dxa"/>
            <w:tcBorders>
              <w:bottom w:val="single" w:sz="4" w:space="0" w:color="auto"/>
            </w:tcBorders>
            <w:shd w:val="clear" w:color="auto" w:fill="auto"/>
            <w:noWrap/>
            <w:vAlign w:val="center"/>
          </w:tcPr>
          <w:p w14:paraId="1E19AEA4" w14:textId="77777777" w:rsidR="008C4354" w:rsidRPr="00892E31" w:rsidRDefault="008C4354" w:rsidP="000917CD">
            <w:pPr>
              <w:pStyle w:val="NoSpacing"/>
              <w:spacing w:line="480" w:lineRule="auto"/>
              <w:jc w:val="center"/>
            </w:pPr>
            <w:r>
              <w:t>16.07</w:t>
            </w:r>
          </w:p>
        </w:tc>
        <w:tc>
          <w:tcPr>
            <w:tcW w:w="990" w:type="dxa"/>
            <w:tcBorders>
              <w:bottom w:val="single" w:sz="4" w:space="0" w:color="auto"/>
            </w:tcBorders>
            <w:shd w:val="clear" w:color="auto" w:fill="auto"/>
            <w:noWrap/>
            <w:vAlign w:val="center"/>
          </w:tcPr>
          <w:p w14:paraId="5A4D81B3" w14:textId="77777777" w:rsidR="008C4354" w:rsidRPr="00892E31" w:rsidRDefault="008C4354" w:rsidP="000917CD">
            <w:pPr>
              <w:pStyle w:val="NoSpacing"/>
              <w:spacing w:line="480" w:lineRule="auto"/>
              <w:jc w:val="center"/>
            </w:pPr>
            <w:r>
              <w:t>0.56</w:t>
            </w:r>
          </w:p>
        </w:tc>
        <w:tc>
          <w:tcPr>
            <w:tcW w:w="1965" w:type="dxa"/>
            <w:tcBorders>
              <w:bottom w:val="single" w:sz="4" w:space="0" w:color="auto"/>
            </w:tcBorders>
            <w:shd w:val="clear" w:color="auto" w:fill="auto"/>
            <w:noWrap/>
            <w:vAlign w:val="center"/>
          </w:tcPr>
          <w:p w14:paraId="6A758BBD" w14:textId="77777777" w:rsidR="008C4354" w:rsidRPr="00892E31" w:rsidRDefault="008C4354" w:rsidP="000917CD">
            <w:pPr>
              <w:pStyle w:val="NoSpacing"/>
              <w:spacing w:line="480" w:lineRule="auto"/>
              <w:jc w:val="center"/>
            </w:pPr>
            <w:r>
              <w:t>0.47</w:t>
            </w:r>
          </w:p>
        </w:tc>
      </w:tr>
      <w:tr w:rsidR="008C4354" w:rsidRPr="00892E31" w14:paraId="1A9C3202" w14:textId="77777777" w:rsidTr="000917CD">
        <w:trPr>
          <w:trHeight w:val="300"/>
          <w:jc w:val="center"/>
        </w:trPr>
        <w:tc>
          <w:tcPr>
            <w:tcW w:w="8663" w:type="dxa"/>
            <w:gridSpan w:val="5"/>
            <w:tcBorders>
              <w:top w:val="single" w:sz="4" w:space="0" w:color="auto"/>
            </w:tcBorders>
            <w:shd w:val="clear" w:color="auto" w:fill="auto"/>
            <w:noWrap/>
            <w:vAlign w:val="center"/>
          </w:tcPr>
          <w:p w14:paraId="2A690972" w14:textId="77777777" w:rsidR="008C4354" w:rsidRPr="00892E31" w:rsidRDefault="008C4354" w:rsidP="000917CD">
            <w:pPr>
              <w:pStyle w:val="NoSpacing"/>
              <w:spacing w:line="480" w:lineRule="auto"/>
            </w:pPr>
            <w:r>
              <w:rPr>
                <w:i/>
                <w:sz w:val="18"/>
              </w:rPr>
              <w:t>*</w:t>
            </w:r>
            <w:r w:rsidRPr="00892E31">
              <w:rPr>
                <w:i/>
                <w:sz w:val="18"/>
              </w:rPr>
              <w:t>DF = Degrees of freedom</w:t>
            </w:r>
          </w:p>
        </w:tc>
      </w:tr>
    </w:tbl>
    <w:p w14:paraId="75373729" w14:textId="77777777" w:rsidR="008C4354" w:rsidRDefault="008C4354" w:rsidP="008C4354">
      <w:pPr>
        <w:spacing w:line="480" w:lineRule="auto"/>
      </w:pPr>
    </w:p>
    <w:p w14:paraId="2DD6804C" w14:textId="77777777" w:rsidR="008C4354" w:rsidRDefault="008C4354" w:rsidP="008C4354">
      <w:pPr>
        <w:pStyle w:val="Body"/>
      </w:pPr>
    </w:p>
    <w:p w14:paraId="44F2A440" w14:textId="5230D254" w:rsidR="008C4354" w:rsidRDefault="008C4354">
      <w:pPr>
        <w:spacing w:before="0" w:after="200" w:line="276" w:lineRule="auto"/>
      </w:pPr>
      <w:r>
        <w:br w:type="page"/>
      </w:r>
    </w:p>
    <w:sectPr w:rsidR="008C4354" w:rsidSect="00D537FA">
      <w:headerReference w:type="even" r:id="rId26"/>
      <w:headerReference w:type="default" r:id="rId27"/>
      <w:footerReference w:type="even" r:id="rId28"/>
      <w:footerReference w:type="default" r:id="rId29"/>
      <w:headerReference w:type="first" r:id="rId30"/>
      <w:pgSz w:w="12240" w:h="15840"/>
      <w:pgMar w:top="1138" w:right="1181" w:bottom="1138" w:left="1282" w:header="283" w:footer="510" w:gutter="0"/>
      <w:lnNumType w:countBy="1" w:restart="continuous"/>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5" w:author="Osterholz, Will - ARS" w:date="2022-03-05T11:51:00Z" w:initials="OW-A">
    <w:p w14:paraId="1F6726AF" w14:textId="77777777" w:rsidR="008C4354" w:rsidRDefault="008C4354" w:rsidP="008C4354">
      <w:pPr>
        <w:pStyle w:val="CommentText"/>
      </w:pPr>
      <w:r>
        <w:rPr>
          <w:rStyle w:val="CommentReference"/>
        </w:rPr>
        <w:annotationRef/>
      </w:r>
      <w:r>
        <w:t>This is a nice result, supports the idea that late season (grain filling) effects were important. Makes sense to me that late season is when deeper roots would “pay off” the most, accessing deep soil water and nitrogen even when surface may get depleted. Would be worth bringing up in the discussion.</w:t>
      </w:r>
    </w:p>
  </w:comment>
  <w:comment w:id="17" w:author="Osterholz, Will - ARS" w:date="2022-03-04T20:11:00Z" w:initials="OW-A">
    <w:p w14:paraId="64372AC9" w14:textId="77777777" w:rsidR="007914EA" w:rsidRDefault="007914EA" w:rsidP="007914EA">
      <w:pPr>
        <w:pStyle w:val="CommentText"/>
      </w:pPr>
      <w:r>
        <w:rPr>
          <w:rStyle w:val="CommentReference"/>
        </w:rPr>
        <w:annotationRef/>
      </w:r>
      <w:r>
        <w:t>That’s right around where root restriction starts. And this was in wet soil so definitely potential restriction under drier conditions. You could give this more weight in the discussion.</w:t>
      </w:r>
    </w:p>
  </w:comment>
  <w:comment w:id="25" w:author="Sotirios Archontoulis" w:date="2022-02-25T05:47:00Z" w:initials="SA">
    <w:p w14:paraId="31604B21" w14:textId="77777777" w:rsidR="008C4354" w:rsidRDefault="008C4354" w:rsidP="008C4354">
      <w:pPr>
        <w:pStyle w:val="CommentText"/>
      </w:pPr>
      <w:r>
        <w:rPr>
          <w:rStyle w:val="CommentReference"/>
        </w:rPr>
        <w:annotationRef/>
      </w:r>
      <w:r>
        <w:t>Too good to be in the middle. Either create a new para or bring this up in this paragraph. Also good statement to end your abstract</w:t>
      </w:r>
    </w:p>
  </w:comment>
  <w:comment w:id="26" w:author="Osterholz, Will - ARS" w:date="2022-03-05T11:57:00Z" w:initials="OW-A">
    <w:p w14:paraId="562EFC71" w14:textId="77777777" w:rsidR="008C4354" w:rsidRDefault="008C4354" w:rsidP="008C4354">
      <w:pPr>
        <w:pStyle w:val="CommentText"/>
      </w:pPr>
      <w:r>
        <w:rPr>
          <w:rStyle w:val="CommentReference"/>
        </w:rPr>
        <w:annotationRef/>
      </w:r>
      <w:r>
        <w:t>I get the feeling you’re purposely keeping things a bit vague, but consider taking this a step further and describing the actual conditions in 2018 and 2013, and maybe also 2014. This section about resilience against unfavorable conditions is the most interesting piece, but it feels kind of vague and hand-wavey – solid examples would help.</w:t>
      </w:r>
    </w:p>
    <w:p w14:paraId="63975184" w14:textId="77777777" w:rsidR="008C4354" w:rsidRDefault="008C4354" w:rsidP="008C4354">
      <w:pPr>
        <w:pStyle w:val="CommentText"/>
      </w:pPr>
    </w:p>
    <w:p w14:paraId="3F1F2652" w14:textId="77777777" w:rsidR="008C4354" w:rsidRDefault="008C4354" w:rsidP="008C4354">
      <w:pPr>
        <w:pStyle w:val="CommentText"/>
      </w:pPr>
      <w:r>
        <w:t>Also consider suggesting greater nitrogen uptake as one benefit of deeper root systems - you could cite my FCR article.</w:t>
      </w:r>
    </w:p>
  </w:comment>
  <w:comment w:id="28" w:author="Osterholz, Will - ARS" w:date="2022-03-04T20:18:00Z" w:initials="OW-A">
    <w:p w14:paraId="290DEAD0" w14:textId="77777777" w:rsidR="008C4354" w:rsidRDefault="008C4354" w:rsidP="008C4354">
      <w:pPr>
        <w:pStyle w:val="CommentText"/>
      </w:pPr>
      <w:r>
        <w:rPr>
          <w:rStyle w:val="CommentReference"/>
        </w:rPr>
        <w:annotationRef/>
      </w:r>
      <w:r>
        <w:t>Drivers of?</w:t>
      </w:r>
    </w:p>
  </w:comment>
  <w:comment w:id="27" w:author="Osterholz, Will - ARS" w:date="2022-03-04T20:33:00Z" w:initials="OW-A">
    <w:p w14:paraId="15F5EAEF" w14:textId="77777777" w:rsidR="008C4354" w:rsidRDefault="008C4354" w:rsidP="008C4354">
      <w:pPr>
        <w:pStyle w:val="CommentText"/>
      </w:pPr>
      <w:r>
        <w:rPr>
          <w:rStyle w:val="CommentReference"/>
        </w:rPr>
        <w:annotationRef/>
      </w:r>
      <w:r>
        <w:t>Any chance that the 4 yr corn roots follow old, deep alfalfa root channels? Probably no evidence one way or another, but that’s something I thought might be happening.</w:t>
      </w:r>
    </w:p>
  </w:comment>
  <w:comment w:id="41" w:author="Liebman, Matthew Z [AGRON]" w:date="2022-02-16T11:49:00Z" w:initials="LMZ[">
    <w:p w14:paraId="16427D3D" w14:textId="77777777" w:rsidR="008C4354" w:rsidRDefault="008C4354" w:rsidP="008C4354">
      <w:r>
        <w:rPr>
          <w:rStyle w:val="CommentReference"/>
        </w:rPr>
        <w:annotationRef/>
      </w:r>
      <w:r>
        <w:rPr>
          <w:sz w:val="20"/>
          <w:szCs w:val="20"/>
        </w:rPr>
        <w:t>I would use the Lazicki et al. (2016) reference rather than Poffenbarger.</w:t>
      </w:r>
    </w:p>
  </w:comment>
  <w:comment w:id="50" w:author="Osterholz, Will - ARS" w:date="2022-03-04T20:21:00Z" w:initials="OW-A">
    <w:p w14:paraId="0FCB394C" w14:textId="77777777" w:rsidR="008C4354" w:rsidRDefault="008C4354" w:rsidP="008C4354">
      <w:pPr>
        <w:pStyle w:val="CommentText"/>
      </w:pPr>
      <w:r>
        <w:rPr>
          <w:rStyle w:val="CommentReference"/>
        </w:rPr>
        <w:annotationRef/>
      </w:r>
      <w:r>
        <w:t>True, but 1.5 MPa is right at the lower limit, and under dry conditions you’d get substantially higher readings.</w:t>
      </w:r>
    </w:p>
  </w:comment>
  <w:comment w:id="60" w:author="Sotirios Archontoulis" w:date="2022-02-25T05:51:00Z" w:initials="SA">
    <w:p w14:paraId="0261CB91" w14:textId="77777777" w:rsidR="008C4354" w:rsidRDefault="008C4354" w:rsidP="008C4354">
      <w:pPr>
        <w:pStyle w:val="CommentText"/>
      </w:pPr>
      <w:r>
        <w:rPr>
          <w:rStyle w:val="CommentReference"/>
        </w:rPr>
        <w:annotationRef/>
      </w:r>
      <w:r>
        <w:t>Try to bring in water table data. It will support all the discussion about aeration</w:t>
      </w:r>
    </w:p>
  </w:comment>
  <w:comment w:id="71" w:author="Osterholz, Will - ARS" w:date="2022-03-04T20:31:00Z" w:initials="OW-A">
    <w:p w14:paraId="7CCB1A91" w14:textId="77777777" w:rsidR="008C4354" w:rsidRDefault="008C4354" w:rsidP="008C4354">
      <w:pPr>
        <w:pStyle w:val="CommentText"/>
      </w:pPr>
      <w:r>
        <w:rPr>
          <w:rStyle w:val="CommentReference"/>
        </w:rPr>
        <w:annotationRef/>
      </w:r>
      <w:r>
        <w:t>Specify what the changes were</w:t>
      </w:r>
    </w:p>
  </w:comment>
  <w:comment w:id="72" w:author="Osterholz, Will - ARS" w:date="2022-03-04T20:35:00Z" w:initials="OW-A">
    <w:p w14:paraId="16C722EB" w14:textId="77777777" w:rsidR="008C4354" w:rsidRDefault="008C4354" w:rsidP="008C4354">
      <w:pPr>
        <w:pStyle w:val="CommentText"/>
      </w:pPr>
      <w:r>
        <w:rPr>
          <w:rStyle w:val="CommentReference"/>
        </w:rPr>
        <w:annotationRef/>
      </w:r>
      <w:r>
        <w:t>I’d add a sentence here summarizing the penetration resistance results as that’s probably your best evidence for a mechanism. You can always couch it by saying its just one of many potential drivers.</w:t>
      </w:r>
    </w:p>
  </w:comment>
  <w:comment w:id="78" w:author="Sotirios Archontoulis" w:date="2022-02-25T05:56:00Z" w:initials="SA">
    <w:p w14:paraId="70934DB0" w14:textId="77777777" w:rsidR="008C4354" w:rsidRDefault="008C4354" w:rsidP="008C4354">
      <w:pPr>
        <w:pStyle w:val="CommentText"/>
      </w:pPr>
      <w:r>
        <w:rPr>
          <w:rStyle w:val="CommentReference"/>
        </w:rPr>
        <w:annotationRef/>
      </w:r>
      <w:r>
        <w:t>The low rooting depth in 2018 is because of the shallow WT. We show data in Enlaz paper 2019 FCR. Data from Ames FACTS plots. Something to use in the discussion. Also I suggest benchmarking current values (depth and RFV) with raziel's 2018 FCR paper (average of 10 locations maize root depths for Iowa)</w:t>
      </w:r>
    </w:p>
  </w:comment>
  <w:comment w:id="79" w:author="Sotirios Archontoulis" w:date="2022-02-25T06:01:00Z" w:initials="SA">
    <w:p w14:paraId="5E183B3E" w14:textId="77777777" w:rsidR="008C4354" w:rsidRDefault="008C4354" w:rsidP="008C4354">
      <w:pPr>
        <w:pStyle w:val="CommentText"/>
      </w:pPr>
      <w:r>
        <w:rPr>
          <w:rStyle w:val="CommentReference"/>
        </w:rPr>
        <w:annotationRef/>
      </w:r>
      <w:r>
        <w:t xml:space="preserve">Can you add kernel number? </w:t>
      </w:r>
    </w:p>
    <w:p w14:paraId="62A59F59" w14:textId="77777777" w:rsidR="008C4354" w:rsidRDefault="008C4354" w:rsidP="008C4354">
      <w:pPr>
        <w:pStyle w:val="CommentText"/>
      </w:pPr>
    </w:p>
    <w:p w14:paraId="06DF13C5" w14:textId="77777777" w:rsidR="008C4354" w:rsidRDefault="008C4354" w:rsidP="008C4354">
      <w:pPr>
        <w:rPr>
          <w:sz w:val="20"/>
          <w:szCs w:val="20"/>
        </w:rPr>
      </w:pPr>
      <w:r>
        <w:t xml:space="preserve">The 500 kernel weight shows what happened from R2 to R6 phase. The kernel number can tell what happened from V14 to R2 phase.  </w:t>
      </w:r>
    </w:p>
    <w:p w14:paraId="37061866" w14:textId="77777777" w:rsidR="008C4354" w:rsidRDefault="008C4354" w:rsidP="008C4354">
      <w:pPr>
        <w:pStyle w:val="CommentText"/>
      </w:pPr>
    </w:p>
    <w:p w14:paraId="7FE2E4DB" w14:textId="77777777" w:rsidR="008C4354" w:rsidRDefault="008C4354" w:rsidP="008C4354">
      <w:pPr>
        <w:rPr>
          <w:sz w:val="20"/>
          <w:szCs w:val="20"/>
        </w:rPr>
      </w:pPr>
      <w:r>
        <w:t xml:space="preserve"> </w:t>
      </w:r>
    </w:p>
    <w:p w14:paraId="3E72A3AA" w14:textId="77777777" w:rsidR="008C4354" w:rsidRDefault="008C4354" w:rsidP="008C4354">
      <w:pPr>
        <w:pStyle w:val="CommentText"/>
      </w:pPr>
    </w:p>
  </w:comment>
  <w:comment w:id="80" w:author="Osterholz, Will - ARS" w:date="2022-03-04T20:37:00Z" w:initials="OW-A">
    <w:p w14:paraId="4EFD7F35" w14:textId="77777777" w:rsidR="008C4354" w:rsidRDefault="008C4354" w:rsidP="008C4354">
      <w:pPr>
        <w:pStyle w:val="CommentText"/>
      </w:pPr>
      <w:r>
        <w:rPr>
          <w:rStyle w:val="CommentReference"/>
        </w:rPr>
        <w:annotationRef/>
      </w:r>
      <w:r>
        <w:t>Are the 2013-2014 models pretty similar to the N uptake models in my dissertation?</w:t>
      </w:r>
    </w:p>
  </w:comment>
  <w:comment w:id="81" w:author="Osterholz, Will - ARS" w:date="2022-03-04T20:44:00Z" w:initials="OW-A">
    <w:p w14:paraId="6E05F4E9" w14:textId="77777777" w:rsidR="008C4354" w:rsidRDefault="008C4354" w:rsidP="008C4354">
      <w:pPr>
        <w:pStyle w:val="CommentText"/>
      </w:pPr>
      <w:r>
        <w:t xml:space="preserve">Nice graphs. </w:t>
      </w:r>
      <w:r>
        <w:rPr>
          <w:rStyle w:val="CommentReference"/>
        </w:rPr>
        <w:annotationRef/>
      </w:r>
      <w:r>
        <w:t>This is probably outside the scope of this paper, but I’m curious if the difference between the years had anything to do with random plot location? Like in 2018 were more of the simple plots lower on the landscape and so likely to be somewhat wetter, just due to catena effects?</w:t>
      </w:r>
    </w:p>
  </w:comment>
  <w:comment w:id="86" w:author="Osterholz, Will - ARS" w:date="2022-03-05T11:46:00Z" w:initials="OW-A">
    <w:p w14:paraId="7591749E" w14:textId="77777777" w:rsidR="008C4354" w:rsidRDefault="008C4354" w:rsidP="008C4354">
      <w:pPr>
        <w:pStyle w:val="CommentText"/>
      </w:pPr>
      <w:r>
        <w:rPr>
          <w:rStyle w:val="CommentReference"/>
        </w:rPr>
        <w:annotationRef/>
      </w:r>
      <w:r>
        <w:t>Root depth growth analysis?</w:t>
      </w:r>
    </w:p>
    <w:p w14:paraId="6833D9D7" w14:textId="77777777" w:rsidR="008C4354" w:rsidRDefault="008C4354" w:rsidP="008C4354">
      <w:pPr>
        <w:pStyle w:val="CommentText"/>
      </w:pPr>
    </w:p>
    <w:p w14:paraId="28390478" w14:textId="77777777" w:rsidR="008C4354" w:rsidRDefault="008C4354" w:rsidP="008C4354">
      <w:pPr>
        <w:pStyle w:val="CommentText"/>
      </w:pPr>
      <w:r>
        <w:t>Also you should probably include the above ground growth curve information as well, maybe in a separate table.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F6726AF" w15:done="0"/>
  <w15:commentEx w15:paraId="64372AC9" w15:done="0"/>
  <w15:commentEx w15:paraId="31604B21" w15:done="0"/>
  <w15:commentEx w15:paraId="3F1F2652" w15:done="0"/>
  <w15:commentEx w15:paraId="290DEAD0" w15:done="0"/>
  <w15:commentEx w15:paraId="15F5EAEF" w15:done="0"/>
  <w15:commentEx w15:paraId="16427D3D" w15:done="0"/>
  <w15:commentEx w15:paraId="0FCB394C" w15:done="0"/>
  <w15:commentEx w15:paraId="0261CB91" w15:done="0"/>
  <w15:commentEx w15:paraId="7CCB1A91" w15:done="0"/>
  <w15:commentEx w15:paraId="16C722EB" w15:done="0"/>
  <w15:commentEx w15:paraId="70934DB0" w15:done="0"/>
  <w15:commentEx w15:paraId="3E72A3AA" w15:done="0"/>
  <w15:commentEx w15:paraId="4EFD7F35" w15:done="0"/>
  <w15:commentEx w15:paraId="6E05F4E9" w15:done="0"/>
  <w15:commentEx w15:paraId="2839047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C2EBFA" w16cex:dateUtc="2022-02-25T11:47:00Z"/>
  <w16cex:commentExtensible w16cex:durableId="25B76344" w16cex:dateUtc="2022-02-16T17:49:00Z"/>
  <w16cex:commentExtensible w16cex:durableId="25C2ECD0" w16cex:dateUtc="2022-02-25T11:51:00Z"/>
  <w16cex:commentExtensible w16cex:durableId="25C2EE10" w16cex:dateUtc="2022-02-25T11:56:00Z"/>
  <w16cex:commentExtensible w16cex:durableId="25C2EF24" w16cex:dateUtc="2022-02-25T12: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F6726AF" w16cid:durableId="26A0AE5A"/>
  <w16cid:commentId w16cid:paraId="64372AC9" w16cid:durableId="26A0AE5C"/>
  <w16cid:commentId w16cid:paraId="31604B21" w16cid:durableId="25C2EBFA"/>
  <w16cid:commentId w16cid:paraId="3F1F2652" w16cid:durableId="26A0AE63"/>
  <w16cid:commentId w16cid:paraId="290DEAD0" w16cid:durableId="26A0AE66"/>
  <w16cid:commentId w16cid:paraId="15F5EAEF" w16cid:durableId="26A0AE67"/>
  <w16cid:commentId w16cid:paraId="16427D3D" w16cid:durableId="25B76344"/>
  <w16cid:commentId w16cid:paraId="0FCB394C" w16cid:durableId="26A0AE68"/>
  <w16cid:commentId w16cid:paraId="0261CB91" w16cid:durableId="25C2ECD0"/>
  <w16cid:commentId w16cid:paraId="7CCB1A91" w16cid:durableId="26A0AE6A"/>
  <w16cid:commentId w16cid:paraId="16C722EB" w16cid:durableId="26A0AE6B"/>
  <w16cid:commentId w16cid:paraId="70934DB0" w16cid:durableId="25C2EE10"/>
  <w16cid:commentId w16cid:paraId="3E72A3AA" w16cid:durableId="25C2EF24"/>
  <w16cid:commentId w16cid:paraId="4EFD7F35" w16cid:durableId="26A0AE70"/>
  <w16cid:commentId w16cid:paraId="6E05F4E9" w16cid:durableId="26A0AE71"/>
  <w16cid:commentId w16cid:paraId="28390478" w16cid:durableId="26A0AE7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D88FDE" w14:textId="77777777" w:rsidR="002B550C" w:rsidRDefault="002B550C" w:rsidP="00117666">
      <w:pPr>
        <w:spacing w:after="0"/>
      </w:pPr>
      <w:r>
        <w:separator/>
      </w:r>
    </w:p>
  </w:endnote>
  <w:endnote w:type="continuationSeparator" w:id="0">
    <w:p w14:paraId="07AB3FB8" w14:textId="77777777" w:rsidR="002B550C" w:rsidRDefault="002B550C" w:rsidP="0011766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haris SIL">
    <w:altName w:val="Calibri"/>
    <w:panose1 w:val="00000000000000000000"/>
    <w:charset w:val="00"/>
    <w:family w:val="swiss"/>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D3D87" w14:textId="7980A587" w:rsidR="00686C9D" w:rsidRPr="00577C4C" w:rsidRDefault="00C52A7B">
    <w:pPr>
      <w:pStyle w:val="Footer"/>
      <w:rPr>
        <w:color w:val="C00000"/>
        <w:szCs w:val="24"/>
      </w:rPr>
    </w:pPr>
    <w:r>
      <w:rPr>
        <w:noProof/>
      </w:rPr>
      <mc:AlternateContent>
        <mc:Choice Requires="wps">
          <w:drawing>
            <wp:anchor distT="0" distB="0" distL="114300" distR="114300" simplePos="0" relativeHeight="251665408" behindDoc="0" locked="0" layoutInCell="1" allowOverlap="1" wp14:anchorId="51D4B8BD" wp14:editId="575B1817">
              <wp:simplePos x="0" y="0"/>
              <wp:positionH relativeFrom="margin">
                <wp:align>right</wp:align>
              </wp:positionH>
              <wp:positionV relativeFrom="bottomMargin">
                <wp:align>top</wp:align>
              </wp:positionV>
              <wp:extent cx="1508760" cy="395605"/>
              <wp:effectExtent l="0" t="0" r="0" b="0"/>
              <wp:wrapNone/>
              <wp:docPr id="1" name="Text Box 1"/>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214951C5" w14:textId="7E54C10C"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693586" w:rsidRPr="00693586">
                            <w:rPr>
                              <w:noProof/>
                              <w:color w:val="000000" w:themeColor="text1"/>
                              <w:sz w:val="22"/>
                              <w:szCs w:val="40"/>
                            </w:rPr>
                            <w:t>10</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51D4B8BD" id="_x0000_t202" coordsize="21600,21600" o:spt="202" path="m,l,21600r21600,l21600,xe">
              <v:stroke joinstyle="miter"/>
              <v:path gradientshapeok="t" o:connecttype="rect"/>
            </v:shapetype>
            <v:shape id="Text Box 1" o:spid="_x0000_s1027" type="#_x0000_t202" style="position:absolute;margin-left:67.6pt;margin-top:0;width:118.8pt;height:31.15pt;z-index:25166540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" filled="f" stroked="f" strokeweight=".5pt">
              <v:textbox style="mso-fit-shape-to-text:t">
                <w:txbxContent>
                  <w:p w14:paraId="214951C5" w14:textId="7E54C10C"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693586" w:rsidRPr="00693586">
                      <w:rPr>
                        <w:noProof/>
                        <w:color w:val="000000" w:themeColor="text1"/>
                        <w:sz w:val="22"/>
                        <w:szCs w:val="40"/>
                      </w:rPr>
                      <w:t>10</w:t>
                    </w:r>
                    <w:r w:rsidRPr="00577C4C">
                      <w:rPr>
                        <w:color w:val="000000" w:themeColor="text1"/>
                        <w:szCs w:val="40"/>
                      </w:rPr>
                      <w:fldChar w:fldCharType="end"/>
                    </w:r>
                  </w:p>
                </w:txbxContent>
              </v:textbox>
              <w10:wrap anchorx="margin" anchory="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0BFF2" w14:textId="77777777" w:rsidR="00686C9D" w:rsidRPr="00577C4C" w:rsidRDefault="00C52A7B">
    <w:pPr>
      <w:pStyle w:val="Footer"/>
      <w:rPr>
        <w:b/>
        <w:sz w:val="20"/>
        <w:szCs w:val="24"/>
      </w:rPr>
    </w:pPr>
    <w:r>
      <w:rPr>
        <w:noProof/>
      </w:rPr>
      <mc:AlternateContent>
        <mc:Choice Requires="wps">
          <w:drawing>
            <wp:anchor distT="0" distB="0" distL="114300" distR="114300" simplePos="0" relativeHeight="251646976" behindDoc="0" locked="0" layoutInCell="1" allowOverlap="1" wp14:anchorId="2C4AF3B6" wp14:editId="527467EE">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74D070C5" w14:textId="2AD9EF34"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693586" w:rsidRPr="00693586">
                            <w:rPr>
                              <w:noProof/>
                              <w:color w:val="000000" w:themeColor="text1"/>
                              <w:sz w:val="22"/>
                              <w:szCs w:val="40"/>
                            </w:rPr>
                            <w:t>9</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C4AF3B6" id="_x0000_t202" coordsize="21600,21600" o:spt="202" path="m,l,21600r21600,l21600,xe">
              <v:stroke joinstyle="miter"/>
              <v:path gradientshapeok="t" o:connecttype="rect"/>
            </v:shapetype>
            <v:shape id="Text Box 56" o:spid="_x0000_s1028" type="#_x0000_t202" style="position:absolute;margin-left:67.6pt;margin-top:0;width:118.8pt;height:31.15pt;z-index:25164697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" filled="f" stroked="f" strokeweight=".5pt">
              <v:textbox style="mso-fit-shape-to-text:t">
                <w:txbxContent>
                  <w:p w14:paraId="74D070C5" w14:textId="2AD9EF34"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693586" w:rsidRPr="00693586">
                      <w:rPr>
                        <w:noProof/>
                        <w:color w:val="000000" w:themeColor="text1"/>
                        <w:sz w:val="22"/>
                        <w:szCs w:val="40"/>
                      </w:rPr>
                      <w:t>9</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3A646D" w14:textId="77777777" w:rsidR="002B550C" w:rsidRDefault="002B550C" w:rsidP="00117666">
      <w:pPr>
        <w:spacing w:after="0"/>
      </w:pPr>
      <w:r>
        <w:separator/>
      </w:r>
    </w:p>
  </w:footnote>
  <w:footnote w:type="continuationSeparator" w:id="0">
    <w:p w14:paraId="5D906B3D" w14:textId="77777777" w:rsidR="002B550C" w:rsidRDefault="002B550C" w:rsidP="0011766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63820" w14:textId="77777777" w:rsidR="008C4354" w:rsidRDefault="008C4354" w:rsidP="00D56493">
    <w:pPr>
      <w:pStyle w:val="Header"/>
      <w:jc w:val="center"/>
    </w:pPr>
    <w:r>
      <w:rPr>
        <w:noProof/>
      </w:rPr>
      <mc:AlternateContent>
        <mc:Choice Requires="wps">
          <w:drawing>
            <wp:anchor distT="0" distB="0" distL="114300" distR="114300" simplePos="0" relativeHeight="251667456" behindDoc="0" locked="0" layoutInCell="1" allowOverlap="1" wp14:anchorId="64D69945" wp14:editId="17C2CD40">
              <wp:simplePos x="0" y="0"/>
              <wp:positionH relativeFrom="column">
                <wp:posOffset>8293100</wp:posOffset>
              </wp:positionH>
              <wp:positionV relativeFrom="paragraph">
                <wp:posOffset>3124200</wp:posOffset>
              </wp:positionV>
              <wp:extent cx="469900" cy="431800"/>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431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DC89FB" w14:textId="77777777" w:rsidR="008C4354" w:rsidRDefault="008C4354">
                          <w:r>
                            <w:fldChar w:fldCharType="begin"/>
                          </w:r>
                          <w:r>
                            <w:instrText xml:space="preserve"> PAGE   \* MERGEFORMAT </w:instrText>
                          </w:r>
                          <w:r>
                            <w:fldChar w:fldCharType="separate"/>
                          </w:r>
                          <w:r>
                            <w:rPr>
                              <w:noProof/>
                            </w:rPr>
                            <w:t>103</w:t>
                          </w:r>
                          <w:r>
                            <w:rPr>
                              <w:noProof/>
                            </w:rPr>
                            <w:fldChar w:fldCharType="end"/>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D69945" id="_x0000_t202" coordsize="21600,21600" o:spt="202" path="m,l,21600r21600,l21600,xe">
              <v:stroke joinstyle="miter"/>
              <v:path gradientshapeok="t" o:connecttype="rect"/>
            </v:shapetype>
            <v:shape id="Text Box 8" o:spid="_x0000_s1026" type="#_x0000_t202" style="position:absolute;left:0;text-align:left;margin-left:653pt;margin-top:246pt;width:37pt;height:3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" stroked="f">
              <v:textbox style="layout-flow:vertical">
                <w:txbxContent>
                  <w:p w14:paraId="57DC89FB" w14:textId="77777777" w:rsidR="008C4354" w:rsidRDefault="008C4354">
                    <w:r>
                      <w:fldChar w:fldCharType="begin"/>
                    </w:r>
                    <w:r>
                      <w:instrText xml:space="preserve"> PAGE   \* MERGEFORMAT </w:instrText>
                    </w:r>
                    <w:r>
                      <w:fldChar w:fldCharType="separate"/>
                    </w:r>
                    <w:r>
                      <w:rPr>
                        <w:noProof/>
                      </w:rPr>
                      <w:t>103</w:t>
                    </w:r>
                    <w:r>
                      <w:rPr>
                        <w:noProof/>
                      </w:rPr>
                      <w:fldChar w:fldCharType="end"/>
                    </w: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D30A2" w14:textId="77777777" w:rsidR="008C4354" w:rsidRDefault="008C4354">
    <w:pPr>
      <w:pStyle w:val="Header"/>
      <w:jc w:val="center"/>
    </w:pPr>
    <w:r>
      <w:fldChar w:fldCharType="begin"/>
    </w:r>
    <w:r>
      <w:instrText xml:space="preserve"> PAGE   \* MERGEFORMAT </w:instrText>
    </w:r>
    <w:r>
      <w:fldChar w:fldCharType="separate"/>
    </w:r>
    <w:r>
      <w:rPr>
        <w:noProof/>
      </w:rPr>
      <w:t>111</w:t>
    </w:r>
    <w:r>
      <w:rPr>
        <w:noProof/>
      </w:rPr>
      <w:fldChar w:fldCharType="end"/>
    </w:r>
  </w:p>
  <w:p w14:paraId="2DEF83CE" w14:textId="77777777" w:rsidR="008C4354" w:rsidRDefault="008C4354" w:rsidP="00BC5E4C">
    <w:pPr>
      <w:pStyle w:val="Header"/>
      <w:ind w:right="360"/>
      <w:jc w:val="center"/>
    </w:pPr>
  </w:p>
  <w:p w14:paraId="58A03E37" w14:textId="77777777" w:rsidR="008C4354" w:rsidRDefault="008C435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2742F" w14:textId="77777777" w:rsidR="008C4354" w:rsidRDefault="008C4354">
    <w:pPr>
      <w:pStyle w:val="Header"/>
      <w:jc w:val="center"/>
    </w:pPr>
    <w:r>
      <w:fldChar w:fldCharType="begin"/>
    </w:r>
    <w:r>
      <w:instrText xml:space="preserve"> PAGE   \* MERGEFORMAT </w:instrText>
    </w:r>
    <w:r>
      <w:fldChar w:fldCharType="separate"/>
    </w:r>
    <w:r>
      <w:rPr>
        <w:noProof/>
      </w:rPr>
      <w:t>12</w:t>
    </w:r>
    <w:r>
      <w:rPr>
        <w:noProof/>
      </w:rPr>
      <w:fldChar w:fldCharType="end"/>
    </w:r>
  </w:p>
  <w:p w14:paraId="16AFF2BD" w14:textId="77777777" w:rsidR="008C4354" w:rsidRDefault="008C4354"/>
  <w:p w14:paraId="76FFF0F5" w14:textId="77777777" w:rsidR="008C4354" w:rsidRDefault="008C4354"/>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13A34" w14:textId="77777777" w:rsidR="00686C9D" w:rsidRPr="007E3148" w:rsidRDefault="00C52A7B" w:rsidP="00A53000">
    <w:pPr>
      <w:pStyle w:val="Header"/>
    </w:pPr>
    <w:r w:rsidRPr="007E3148">
      <w:ptab w:relativeTo="margin" w:alignment="center" w:leader="none"/>
    </w:r>
    <w:r w:rsidRPr="007E3148">
      <w:ptab w:relativeTo="margin" w:alignment="right" w:leader="none"/>
    </w:r>
    <w:r w:rsidRPr="007E3148">
      <w:t>Running Title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8A4BC" w14:textId="77777777" w:rsidR="00686C9D" w:rsidRPr="00A53000" w:rsidRDefault="00C52A7B" w:rsidP="00A53000">
    <w:pPr>
      <w:pStyle w:val="Header"/>
    </w:pPr>
    <w:r w:rsidRPr="007E3148">
      <w:ptab w:relativeTo="margin" w:alignment="center" w:leader="none"/>
    </w:r>
    <w:r w:rsidRPr="007E3148">
      <w:ptab w:relativeTo="margin" w:alignment="right" w:leader="none"/>
    </w:r>
    <w:r w:rsidRPr="00A53000">
      <w:t>Running Title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F27F1" w14:textId="0F04EEDB" w:rsidR="00686C9D" w:rsidRDefault="00C52A7B" w:rsidP="00A53000">
    <w:pPr>
      <w:pStyle w:val="Heade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B4F6F046"/>
    <w:lvl w:ilvl="0">
      <w:start w:val="1"/>
      <w:numFmt w:val="decimal"/>
      <w:pStyle w:val="ListNumber2"/>
      <w:lvlText w:val="%1."/>
      <w:lvlJc w:val="left"/>
      <w:pPr>
        <w:tabs>
          <w:tab w:val="num" w:pos="720"/>
        </w:tabs>
        <w:ind w:left="720" w:hanging="360"/>
      </w:pPr>
    </w:lvl>
  </w:abstractNum>
  <w:abstractNum w:abstractNumId="1" w15:restartNumberingAfterBreak="0">
    <w:nsid w:val="021B7666"/>
    <w:multiLevelType w:val="multilevel"/>
    <w:tmpl w:val="4432892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5C90DC8"/>
    <w:multiLevelType w:val="hybridMultilevel"/>
    <w:tmpl w:val="E604E2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011C13"/>
    <w:multiLevelType w:val="multilevel"/>
    <w:tmpl w:val="816C8E3C"/>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4" w15:restartNumberingAfterBreak="0">
    <w:nsid w:val="0CA13E23"/>
    <w:multiLevelType w:val="hybridMultilevel"/>
    <w:tmpl w:val="26D88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023B70"/>
    <w:multiLevelType w:val="hybridMultilevel"/>
    <w:tmpl w:val="CB227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DF3AB7"/>
    <w:multiLevelType w:val="hybridMultilevel"/>
    <w:tmpl w:val="8E5C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877238"/>
    <w:multiLevelType w:val="hybridMultilevel"/>
    <w:tmpl w:val="5E729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DE5775"/>
    <w:multiLevelType w:val="hybridMultilevel"/>
    <w:tmpl w:val="622A7A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8A03CD"/>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E722CFE"/>
    <w:multiLevelType w:val="hybridMultilevel"/>
    <w:tmpl w:val="8424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C0601A"/>
    <w:multiLevelType w:val="multilevel"/>
    <w:tmpl w:val="C6A8CCEA"/>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12" w15:restartNumberingAfterBreak="0">
    <w:nsid w:val="225305B5"/>
    <w:multiLevelType w:val="hybridMultilevel"/>
    <w:tmpl w:val="4F8C24FA"/>
    <w:lvl w:ilvl="0" w:tplc="A9DCD718">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283F3531"/>
    <w:multiLevelType w:val="multilevel"/>
    <w:tmpl w:val="1C6CDFDA"/>
    <w:name w:val="Chapters"/>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4" w15:restartNumberingAfterBreak="0">
    <w:nsid w:val="2EE66F4B"/>
    <w:multiLevelType w:val="hybridMultilevel"/>
    <w:tmpl w:val="622A7A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1F5354"/>
    <w:multiLevelType w:val="hybridMultilevel"/>
    <w:tmpl w:val="8766E5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2A7CAC"/>
    <w:multiLevelType w:val="multilevel"/>
    <w:tmpl w:val="C6A8CCEA"/>
    <w:numStyleLink w:val="Headings"/>
  </w:abstractNum>
  <w:abstractNum w:abstractNumId="17" w15:restartNumberingAfterBreak="0">
    <w:nsid w:val="32813EEE"/>
    <w:multiLevelType w:val="multilevel"/>
    <w:tmpl w:val="F2D6895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15:restartNumberingAfterBreak="0">
    <w:nsid w:val="36D30736"/>
    <w:multiLevelType w:val="hybridMultilevel"/>
    <w:tmpl w:val="BC1E7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7515796"/>
    <w:multiLevelType w:val="multilevel"/>
    <w:tmpl w:val="238ABB70"/>
    <w:styleLink w:val="AppendixStyle"/>
    <w:lvl w:ilvl="0">
      <w:start w:val="1"/>
      <w:numFmt w:val="upperLetter"/>
      <w:suff w:val="space"/>
      <w:lvlText w:val="APPENDIX %1   "/>
      <w:lvlJc w:val="left"/>
      <w:pPr>
        <w:ind w:left="360" w:hanging="360"/>
      </w:pPr>
      <w:rPr>
        <w:rFonts w:ascii="Times New Roman" w:hAnsi="Times New Roman" w:hint="default"/>
      </w:rPr>
    </w:lvl>
    <w:lvl w:ilvl="1">
      <w:start w:val="1"/>
      <w:numFmt w:val="none"/>
      <w:lvlText w:val=""/>
      <w:lvlJc w:val="left"/>
      <w:pPr>
        <w:ind w:left="720" w:hanging="360"/>
      </w:pPr>
      <w:rPr>
        <w:rFonts w:hint="default"/>
      </w:rPr>
    </w:lvl>
    <w:lvl w:ilvl="2">
      <w:start w:val="1"/>
      <w:numFmt w:val="none"/>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0" w15:restartNumberingAfterBreak="0">
    <w:nsid w:val="37A447D7"/>
    <w:multiLevelType w:val="hybridMultilevel"/>
    <w:tmpl w:val="42CE3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EC04D5"/>
    <w:multiLevelType w:val="hybridMultilevel"/>
    <w:tmpl w:val="2200C3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17787E"/>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C1539C0"/>
    <w:multiLevelType w:val="hybridMultilevel"/>
    <w:tmpl w:val="675E0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D7E39F0"/>
    <w:multiLevelType w:val="hybridMultilevel"/>
    <w:tmpl w:val="F82A00E0"/>
    <w:lvl w:ilvl="0" w:tplc="A9E67A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08E502C"/>
    <w:multiLevelType w:val="hybridMultilevel"/>
    <w:tmpl w:val="C2165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31D7E44"/>
    <w:multiLevelType w:val="hybridMultilevel"/>
    <w:tmpl w:val="62B41020"/>
    <w:lvl w:ilvl="0" w:tplc="04090011">
      <w:start w:val="1"/>
      <w:numFmt w:val="decimal"/>
      <w:lvlText w:val="%1)"/>
      <w:lvlJc w:val="left"/>
      <w:pPr>
        <w:ind w:left="720" w:hanging="360"/>
      </w:pPr>
      <w:rPr>
        <w:rFonts w:hint="default"/>
      </w:rPr>
    </w:lvl>
    <w:lvl w:ilvl="1" w:tplc="FF3C3FA6">
      <w:start w:val="1"/>
      <w:numFmt w:val="lowerLetter"/>
      <w:pStyle w:val="Choices"/>
      <w:lvlText w:val="%2."/>
      <w:lvlJc w:val="left"/>
      <w:pPr>
        <w:ind w:left="1440" w:hanging="360"/>
      </w:pPr>
      <w:rPr>
        <w:rFonts w:ascii="Times New Roman" w:hAnsi="Times New Roman" w:hint="default"/>
        <w:b w:val="0"/>
        <w:i w:val="0"/>
        <w:sz w:val="24"/>
        <w:szCs w:val="24"/>
      </w:rPr>
    </w:lvl>
    <w:lvl w:ilvl="2" w:tplc="0409001B">
      <w:start w:val="1"/>
      <w:numFmt w:val="lowerRoman"/>
      <w:lvlText w:val="%3."/>
      <w:lvlJc w:val="right"/>
      <w:pPr>
        <w:ind w:left="153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4216449"/>
    <w:multiLevelType w:val="hybridMultilevel"/>
    <w:tmpl w:val="60E244E0"/>
    <w:lvl w:ilvl="0" w:tplc="BB925A6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7606047"/>
    <w:multiLevelType w:val="hybridMultilevel"/>
    <w:tmpl w:val="3314EEE4"/>
    <w:lvl w:ilvl="0" w:tplc="AE22D17C">
      <w:start w:val="5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8113DE"/>
    <w:multiLevelType w:val="multilevel"/>
    <w:tmpl w:val="ADB20CA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3A6451D"/>
    <w:multiLevelType w:val="multilevel"/>
    <w:tmpl w:val="44782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05785C"/>
    <w:multiLevelType w:val="multilevel"/>
    <w:tmpl w:val="06901B88"/>
    <w:lvl w:ilvl="0">
      <w:start w:val="1"/>
      <w:numFmt w:val="decimal"/>
      <w:lvlText w:val="%1."/>
      <w:lvlJc w:val="left"/>
      <w:pPr>
        <w:tabs>
          <w:tab w:val="num" w:pos="420"/>
        </w:tabs>
        <w:ind w:left="420" w:hanging="420"/>
      </w:pPr>
      <w:rPr>
        <w:rFonts w:ascii="Times New Roman" w:hAnsi="Times New Roman" w:cs="Times New Roman" w:hint="default"/>
        <w:color w:val="auto"/>
        <w:sz w:val="24"/>
        <w:szCs w:val="24"/>
      </w:rPr>
    </w:lvl>
    <w:lvl w:ilvl="1">
      <w:start w:val="166"/>
      <w:numFmt w:val="decimal"/>
      <w:lvlText w:val="%2."/>
      <w:lvlJc w:val="left"/>
      <w:pPr>
        <w:tabs>
          <w:tab w:val="num" w:pos="1500"/>
        </w:tabs>
        <w:ind w:left="1500" w:hanging="420"/>
      </w:pPr>
      <w:rPr>
        <w:rFonts w:hint="default"/>
      </w:rPr>
    </w:lvl>
    <w:lvl w:ilvl="2">
      <w:start w:val="371"/>
      <w:numFmt w:val="decimal"/>
      <w:lvlText w:val="%3."/>
      <w:lvlJc w:val="left"/>
      <w:pPr>
        <w:ind w:left="2400" w:hanging="420"/>
      </w:pPr>
      <w:rPr>
        <w:rFonts w:hint="default"/>
      </w:r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start w:val="1"/>
      <w:numFmt w:val="lowerRoman"/>
      <w:lvlText w:val="%9."/>
      <w:lvlJc w:val="right"/>
      <w:pPr>
        <w:tabs>
          <w:tab w:val="num" w:pos="180"/>
        </w:tabs>
        <w:ind w:left="180" w:hanging="180"/>
      </w:pPr>
    </w:lvl>
  </w:abstractNum>
  <w:abstractNum w:abstractNumId="33" w15:restartNumberingAfterBreak="0">
    <w:nsid w:val="549F1D82"/>
    <w:multiLevelType w:val="hybridMultilevel"/>
    <w:tmpl w:val="734A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3A3A37"/>
    <w:multiLevelType w:val="hybridMultilevel"/>
    <w:tmpl w:val="42C0495A"/>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b w:val="0"/>
        <w:i w:val="0"/>
        <w:sz w:val="22"/>
      </w:rPr>
    </w:lvl>
    <w:lvl w:ilvl="2" w:tplc="0409001B">
      <w:start w:val="1"/>
      <w:numFmt w:val="lowerRoman"/>
      <w:lvlText w:val="%3."/>
      <w:lvlJc w:val="right"/>
      <w:pPr>
        <w:ind w:left="153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7C0CFF"/>
    <w:multiLevelType w:val="hybridMultilevel"/>
    <w:tmpl w:val="81DC3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1071C09"/>
    <w:multiLevelType w:val="hybridMultilevel"/>
    <w:tmpl w:val="76483C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2290D83"/>
    <w:multiLevelType w:val="hybridMultilevel"/>
    <w:tmpl w:val="D1E4BA92"/>
    <w:lvl w:ilvl="0" w:tplc="E9807BE6">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8" w15:restartNumberingAfterBreak="0">
    <w:nsid w:val="683E6C4F"/>
    <w:multiLevelType w:val="hybridMultilevel"/>
    <w:tmpl w:val="E39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596E7C"/>
    <w:multiLevelType w:val="multilevel"/>
    <w:tmpl w:val="4682408C"/>
    <w:styleLink w:val="ChapterStyle"/>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0" w15:restartNumberingAfterBreak="0">
    <w:nsid w:val="6F8E79C7"/>
    <w:multiLevelType w:val="hybridMultilevel"/>
    <w:tmpl w:val="CB96F222"/>
    <w:lvl w:ilvl="0" w:tplc="228A67A0">
      <w:numFmt w:val="bullet"/>
      <w:lvlText w:val="–"/>
      <w:lvlJc w:val="left"/>
      <w:pPr>
        <w:ind w:left="405" w:hanging="360"/>
      </w:pPr>
      <w:rPr>
        <w:rFonts w:ascii="Times New Roman" w:eastAsia="Calibri" w:hAnsi="Times New Roman"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41" w15:restartNumberingAfterBreak="0">
    <w:nsid w:val="74F80F92"/>
    <w:multiLevelType w:val="hybridMultilevel"/>
    <w:tmpl w:val="1D862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BC6F29"/>
    <w:multiLevelType w:val="multilevel"/>
    <w:tmpl w:val="C6A8CCEA"/>
    <w:numStyleLink w:val="Headings"/>
  </w:abstractNum>
  <w:abstractNum w:abstractNumId="43" w15:restartNumberingAfterBreak="0">
    <w:nsid w:val="7F983756"/>
    <w:multiLevelType w:val="multilevel"/>
    <w:tmpl w:val="F300CE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200095677">
    <w:abstractNumId w:val="1"/>
  </w:num>
  <w:num w:numId="2" w16cid:durableId="213583019">
    <w:abstractNumId w:val="33"/>
  </w:num>
  <w:num w:numId="3" w16cid:durableId="113332833">
    <w:abstractNumId w:val="6"/>
  </w:num>
  <w:num w:numId="4" w16cid:durableId="1035882956">
    <w:abstractNumId w:val="38"/>
  </w:num>
  <w:num w:numId="5" w16cid:durableId="139804585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0369786">
    <w:abstractNumId w:val="26"/>
  </w:num>
  <w:num w:numId="7" w16cid:durableId="1684625507">
    <w:abstractNumId w:val="23"/>
  </w:num>
  <w:num w:numId="8" w16cid:durableId="484786460">
    <w:abstractNumId w:val="18"/>
  </w:num>
  <w:num w:numId="9" w16cid:durableId="1082751142">
    <w:abstractNumId w:val="24"/>
  </w:num>
  <w:num w:numId="10" w16cid:durableId="210730278">
    <w:abstractNumId w:val="22"/>
  </w:num>
  <w:num w:numId="11" w16cid:durableId="940646347">
    <w:abstractNumId w:val="9"/>
  </w:num>
  <w:num w:numId="12" w16cid:durableId="173345811">
    <w:abstractNumId w:val="43"/>
  </w:num>
  <w:num w:numId="13" w16cid:durableId="1376924311">
    <w:abstractNumId w:val="30"/>
  </w:num>
  <w:num w:numId="14" w16cid:durableId="1817263171">
    <w:abstractNumId w:val="12"/>
  </w:num>
  <w:num w:numId="15" w16cid:durableId="953633904">
    <w:abstractNumId w:val="28"/>
  </w:num>
  <w:num w:numId="16" w16cid:durableId="75514860">
    <w:abstractNumId w:val="37"/>
  </w:num>
  <w:num w:numId="17" w16cid:durableId="1489709058">
    <w:abstractNumId w:val="11"/>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18" w16cid:durableId="185337634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111121014">
    <w:abstractNumId w:val="16"/>
  </w:num>
  <w:num w:numId="20" w16cid:durableId="96995709">
    <w:abstractNumId w:val="42"/>
  </w:num>
  <w:num w:numId="21" w16cid:durableId="897712844">
    <w:abstractNumId w:val="11"/>
  </w:num>
  <w:num w:numId="22" w16cid:durableId="191310680">
    <w:abstractNumId w:val="11"/>
    <w:lvlOverride w:ilvl="0">
      <w:startOverride w:val="1"/>
      <w:lvl w:ilvl="0">
        <w:start w:val="1"/>
        <w:numFmt w:val="decimal"/>
        <w:pStyle w:val="Heading1"/>
        <w:lvlText w:val="%1"/>
        <w:lvlJc w:val="left"/>
        <w:pPr>
          <w:tabs>
            <w:tab w:val="num" w:pos="567"/>
          </w:tabs>
          <w:ind w:left="567" w:hanging="567"/>
        </w:pPr>
      </w:lvl>
    </w:lvlOverride>
    <w:lvlOverride w:ilvl="1">
      <w:startOverride w:val="1"/>
      <w:lvl w:ilvl="1">
        <w:start w:val="1"/>
        <w:numFmt w:val="decimal"/>
        <w:pStyle w:val="Heading2"/>
        <w:lvlText w:val="%1.%2"/>
        <w:lvlJc w:val="left"/>
        <w:pPr>
          <w:tabs>
            <w:tab w:val="num" w:pos="567"/>
          </w:tabs>
          <w:ind w:left="567" w:hanging="567"/>
        </w:pPr>
      </w:lvl>
    </w:lvlOverride>
    <w:lvlOverride w:ilvl="2">
      <w:startOverride w:val="1"/>
      <w:lvl w:ilvl="2">
        <w:start w:val="1"/>
        <w:numFmt w:val="decimal"/>
        <w:pStyle w:val="Heading3"/>
        <w:lvlText w:val=""/>
        <w:lvlJc w:val="left"/>
      </w:lvl>
    </w:lvlOverride>
    <w:lvlOverride w:ilvl="3">
      <w:startOverride w:val="1"/>
      <w:lvl w:ilvl="3">
        <w:start w:val="1"/>
        <w:numFmt w:val="decimal"/>
        <w:pStyle w:val="Heading4"/>
        <w:lvlText w:val=""/>
        <w:lvlJc w:val="left"/>
      </w:lvl>
    </w:lvlOverride>
    <w:lvlOverride w:ilvl="4">
      <w:startOverride w:val="1"/>
      <w:lvl w:ilvl="4">
        <w:start w:val="1"/>
        <w:numFmt w:val="decimal"/>
        <w:pStyle w:val="Heading5"/>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3" w16cid:durableId="512570627">
    <w:abstractNumId w:val="29"/>
  </w:num>
  <w:num w:numId="24" w16cid:durableId="1462305215">
    <w:abstractNumId w:val="27"/>
  </w:num>
  <w:num w:numId="25" w16cid:durableId="1842816530">
    <w:abstractNumId w:val="34"/>
  </w:num>
  <w:num w:numId="26" w16cid:durableId="1174491656">
    <w:abstractNumId w:val="25"/>
  </w:num>
  <w:num w:numId="27" w16cid:durableId="1025012570">
    <w:abstractNumId w:val="7"/>
  </w:num>
  <w:num w:numId="28" w16cid:durableId="1929381635">
    <w:abstractNumId w:val="35"/>
  </w:num>
  <w:num w:numId="29" w16cid:durableId="453792972">
    <w:abstractNumId w:val="20"/>
  </w:num>
  <w:num w:numId="30" w16cid:durableId="1760518221">
    <w:abstractNumId w:val="0"/>
  </w:num>
  <w:num w:numId="31" w16cid:durableId="948126149">
    <w:abstractNumId w:val="3"/>
  </w:num>
  <w:num w:numId="32" w16cid:durableId="1669669198">
    <w:abstractNumId w:val="19"/>
  </w:num>
  <w:num w:numId="33" w16cid:durableId="1406420380">
    <w:abstractNumId w:val="39"/>
  </w:num>
  <w:num w:numId="34" w16cid:durableId="605189575">
    <w:abstractNumId w:val="13"/>
  </w:num>
  <w:num w:numId="35" w16cid:durableId="624388528">
    <w:abstractNumId w:val="41"/>
  </w:num>
  <w:num w:numId="36" w16cid:durableId="1104689159">
    <w:abstractNumId w:val="5"/>
  </w:num>
  <w:num w:numId="37" w16cid:durableId="494418371">
    <w:abstractNumId w:val="4"/>
  </w:num>
  <w:num w:numId="38" w16cid:durableId="567813608">
    <w:abstractNumId w:val="8"/>
  </w:num>
  <w:num w:numId="39" w16cid:durableId="2118517942">
    <w:abstractNumId w:val="2"/>
  </w:num>
  <w:num w:numId="40" w16cid:durableId="1806508480">
    <w:abstractNumId w:val="14"/>
  </w:num>
  <w:num w:numId="41" w16cid:durableId="1914775074">
    <w:abstractNumId w:val="17"/>
  </w:num>
  <w:num w:numId="42" w16cid:durableId="611978466">
    <w:abstractNumId w:val="15"/>
  </w:num>
  <w:num w:numId="43" w16cid:durableId="2029020805">
    <w:abstractNumId w:val="10"/>
  </w:num>
  <w:num w:numId="44" w16cid:durableId="911741107">
    <w:abstractNumId w:val="36"/>
  </w:num>
  <w:num w:numId="45" w16cid:durableId="1160385640">
    <w:abstractNumId w:val="31"/>
  </w:num>
  <w:num w:numId="46" w16cid:durableId="197591079">
    <w:abstractNumId w:val="21"/>
  </w:num>
  <w:num w:numId="47" w16cid:durableId="1668172187">
    <w:abstractNumId w:val="32"/>
    <w:lvlOverride w:ilvl="0">
      <w:startOverride w:val="372"/>
    </w:lvlOverride>
  </w:num>
  <w:num w:numId="48" w16cid:durableId="320623318">
    <w:abstractNumId w:val="4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ina Nichols">
    <w15:presenceInfo w15:providerId="AD" w15:userId="S::gnichols@fieldtomarket.org::66dddb3d-f14f-45f7-a8e1-703d5c1a5cc7"/>
  </w15:person>
  <w15:person w15:author="Osterholz, Will - ARS">
    <w15:presenceInfo w15:providerId="None" w15:userId="Osterholz, Will - ARS"/>
  </w15:person>
  <w15:person w15:author="Sotirios Archontoulis">
    <w15:presenceInfo w15:providerId="AD" w15:userId="S::sarchont@iastate.edu::baea535f-0ef0-448a-a6fc-2735ba14392c"/>
  </w15:person>
  <w15:person w15:author="Liebman, Matthew Z [AGRON]">
    <w15:presenceInfo w15:providerId="AD" w15:userId="S::mliebman@iastate.edu::28d82a51-c5a1-4aed-b7b1-cf2f9370c8e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1821"/>
    <w:rsid w:val="0000491D"/>
    <w:rsid w:val="00027B94"/>
    <w:rsid w:val="00034304"/>
    <w:rsid w:val="00035434"/>
    <w:rsid w:val="0004555F"/>
    <w:rsid w:val="00045678"/>
    <w:rsid w:val="000458E4"/>
    <w:rsid w:val="00045FB1"/>
    <w:rsid w:val="00047648"/>
    <w:rsid w:val="00054562"/>
    <w:rsid w:val="00061C8A"/>
    <w:rsid w:val="00063D84"/>
    <w:rsid w:val="0006636D"/>
    <w:rsid w:val="00077D53"/>
    <w:rsid w:val="00081394"/>
    <w:rsid w:val="000845C2"/>
    <w:rsid w:val="00096BF3"/>
    <w:rsid w:val="000A0B7A"/>
    <w:rsid w:val="000B34BD"/>
    <w:rsid w:val="000C632F"/>
    <w:rsid w:val="000C7E2A"/>
    <w:rsid w:val="000D11B9"/>
    <w:rsid w:val="000F4CFB"/>
    <w:rsid w:val="00117666"/>
    <w:rsid w:val="001223A7"/>
    <w:rsid w:val="00133CFE"/>
    <w:rsid w:val="00134256"/>
    <w:rsid w:val="00147395"/>
    <w:rsid w:val="001552C9"/>
    <w:rsid w:val="00156522"/>
    <w:rsid w:val="001631F3"/>
    <w:rsid w:val="00177D84"/>
    <w:rsid w:val="00181000"/>
    <w:rsid w:val="00184181"/>
    <w:rsid w:val="001964EF"/>
    <w:rsid w:val="001A11A6"/>
    <w:rsid w:val="001B1A2C"/>
    <w:rsid w:val="001B4DA0"/>
    <w:rsid w:val="001C5B01"/>
    <w:rsid w:val="001D3842"/>
    <w:rsid w:val="001D5C23"/>
    <w:rsid w:val="001F4C07"/>
    <w:rsid w:val="00220AEA"/>
    <w:rsid w:val="00226954"/>
    <w:rsid w:val="0025445B"/>
    <w:rsid w:val="00255079"/>
    <w:rsid w:val="00255E50"/>
    <w:rsid w:val="002629A3"/>
    <w:rsid w:val="00265660"/>
    <w:rsid w:val="00267D18"/>
    <w:rsid w:val="00277C20"/>
    <w:rsid w:val="002868E2"/>
    <w:rsid w:val="002869C3"/>
    <w:rsid w:val="00291865"/>
    <w:rsid w:val="002936E4"/>
    <w:rsid w:val="00296B88"/>
    <w:rsid w:val="002B550C"/>
    <w:rsid w:val="002C74CA"/>
    <w:rsid w:val="002D72D3"/>
    <w:rsid w:val="002F0E7C"/>
    <w:rsid w:val="002F744D"/>
    <w:rsid w:val="00303DE6"/>
    <w:rsid w:val="00310124"/>
    <w:rsid w:val="00310BC4"/>
    <w:rsid w:val="003544FB"/>
    <w:rsid w:val="00354CDF"/>
    <w:rsid w:val="00365D63"/>
    <w:rsid w:val="0036793B"/>
    <w:rsid w:val="00372682"/>
    <w:rsid w:val="00376CC5"/>
    <w:rsid w:val="0039693B"/>
    <w:rsid w:val="003A4F7A"/>
    <w:rsid w:val="003B2BEA"/>
    <w:rsid w:val="003B615F"/>
    <w:rsid w:val="003C4D12"/>
    <w:rsid w:val="003D2F2D"/>
    <w:rsid w:val="003D458B"/>
    <w:rsid w:val="003E41CA"/>
    <w:rsid w:val="003E78BA"/>
    <w:rsid w:val="003F749D"/>
    <w:rsid w:val="00401590"/>
    <w:rsid w:val="00406C29"/>
    <w:rsid w:val="00407B31"/>
    <w:rsid w:val="00422C94"/>
    <w:rsid w:val="00424FBD"/>
    <w:rsid w:val="00434858"/>
    <w:rsid w:val="00437E50"/>
    <w:rsid w:val="00463E3D"/>
    <w:rsid w:val="004645AE"/>
    <w:rsid w:val="0048009F"/>
    <w:rsid w:val="004800AA"/>
    <w:rsid w:val="0049761E"/>
    <w:rsid w:val="004D3E33"/>
    <w:rsid w:val="004E3A0A"/>
    <w:rsid w:val="00520D14"/>
    <w:rsid w:val="005250F2"/>
    <w:rsid w:val="00527F52"/>
    <w:rsid w:val="0053150B"/>
    <w:rsid w:val="005605F5"/>
    <w:rsid w:val="005A0529"/>
    <w:rsid w:val="005A1D84"/>
    <w:rsid w:val="005A70EA"/>
    <w:rsid w:val="005B64A6"/>
    <w:rsid w:val="005B6FF5"/>
    <w:rsid w:val="005C3963"/>
    <w:rsid w:val="005D1840"/>
    <w:rsid w:val="005D35E4"/>
    <w:rsid w:val="005D7910"/>
    <w:rsid w:val="005E55C3"/>
    <w:rsid w:val="0062154F"/>
    <w:rsid w:val="00627BBE"/>
    <w:rsid w:val="00631A8C"/>
    <w:rsid w:val="00634CB1"/>
    <w:rsid w:val="00643617"/>
    <w:rsid w:val="00651CA2"/>
    <w:rsid w:val="00652AFD"/>
    <w:rsid w:val="00653D60"/>
    <w:rsid w:val="00660D05"/>
    <w:rsid w:val="006620F3"/>
    <w:rsid w:val="00671D9A"/>
    <w:rsid w:val="00671ED9"/>
    <w:rsid w:val="00673952"/>
    <w:rsid w:val="00681821"/>
    <w:rsid w:val="00686C9D"/>
    <w:rsid w:val="00693586"/>
    <w:rsid w:val="006B0ACF"/>
    <w:rsid w:val="006B2D5B"/>
    <w:rsid w:val="006B361D"/>
    <w:rsid w:val="006B400F"/>
    <w:rsid w:val="006B7D14"/>
    <w:rsid w:val="006C5D23"/>
    <w:rsid w:val="006D10F1"/>
    <w:rsid w:val="006D5385"/>
    <w:rsid w:val="006D5B93"/>
    <w:rsid w:val="006E21F4"/>
    <w:rsid w:val="00716A42"/>
    <w:rsid w:val="00720DE0"/>
    <w:rsid w:val="007242C8"/>
    <w:rsid w:val="00725A7D"/>
    <w:rsid w:val="0073085C"/>
    <w:rsid w:val="00733784"/>
    <w:rsid w:val="00746505"/>
    <w:rsid w:val="0077507B"/>
    <w:rsid w:val="00790BB3"/>
    <w:rsid w:val="007914EA"/>
    <w:rsid w:val="00792043"/>
    <w:rsid w:val="00795907"/>
    <w:rsid w:val="00797EDD"/>
    <w:rsid w:val="007B0322"/>
    <w:rsid w:val="007C0E3F"/>
    <w:rsid w:val="007C206C"/>
    <w:rsid w:val="007C5729"/>
    <w:rsid w:val="00801720"/>
    <w:rsid w:val="008111E4"/>
    <w:rsid w:val="0081301C"/>
    <w:rsid w:val="00817DD6"/>
    <w:rsid w:val="008629A9"/>
    <w:rsid w:val="008742FD"/>
    <w:rsid w:val="0088513A"/>
    <w:rsid w:val="00893C19"/>
    <w:rsid w:val="008B0991"/>
    <w:rsid w:val="008C2BEC"/>
    <w:rsid w:val="008C4354"/>
    <w:rsid w:val="008C492E"/>
    <w:rsid w:val="008D6C8D"/>
    <w:rsid w:val="008E2B54"/>
    <w:rsid w:val="008E4404"/>
    <w:rsid w:val="008E58C7"/>
    <w:rsid w:val="008F0C7E"/>
    <w:rsid w:val="008F136F"/>
    <w:rsid w:val="008F5021"/>
    <w:rsid w:val="009006BF"/>
    <w:rsid w:val="00943573"/>
    <w:rsid w:val="00971B61"/>
    <w:rsid w:val="00980C31"/>
    <w:rsid w:val="009955FF"/>
    <w:rsid w:val="00997293"/>
    <w:rsid w:val="009D1122"/>
    <w:rsid w:val="009D2342"/>
    <w:rsid w:val="009D259D"/>
    <w:rsid w:val="00A24FEE"/>
    <w:rsid w:val="00A41810"/>
    <w:rsid w:val="00A50D9D"/>
    <w:rsid w:val="00A53000"/>
    <w:rsid w:val="00A545C6"/>
    <w:rsid w:val="00A64B02"/>
    <w:rsid w:val="00A652D0"/>
    <w:rsid w:val="00A75F87"/>
    <w:rsid w:val="00A9212D"/>
    <w:rsid w:val="00A9276D"/>
    <w:rsid w:val="00A95D8B"/>
    <w:rsid w:val="00AA2AF3"/>
    <w:rsid w:val="00AB4FE7"/>
    <w:rsid w:val="00AC0270"/>
    <w:rsid w:val="00AC3796"/>
    <w:rsid w:val="00AC3EA3"/>
    <w:rsid w:val="00AC792D"/>
    <w:rsid w:val="00AD4CB7"/>
    <w:rsid w:val="00AD5C5F"/>
    <w:rsid w:val="00B0466B"/>
    <w:rsid w:val="00B156BA"/>
    <w:rsid w:val="00B201D6"/>
    <w:rsid w:val="00B216CC"/>
    <w:rsid w:val="00B41533"/>
    <w:rsid w:val="00B433ED"/>
    <w:rsid w:val="00B43954"/>
    <w:rsid w:val="00B55DE7"/>
    <w:rsid w:val="00B6214D"/>
    <w:rsid w:val="00B657B8"/>
    <w:rsid w:val="00B84920"/>
    <w:rsid w:val="00B8556A"/>
    <w:rsid w:val="00BA630D"/>
    <w:rsid w:val="00BB3604"/>
    <w:rsid w:val="00BB7367"/>
    <w:rsid w:val="00BF49B0"/>
    <w:rsid w:val="00C012A3"/>
    <w:rsid w:val="00C16F19"/>
    <w:rsid w:val="00C2584C"/>
    <w:rsid w:val="00C52A7B"/>
    <w:rsid w:val="00C6324C"/>
    <w:rsid w:val="00C679AA"/>
    <w:rsid w:val="00C724CF"/>
    <w:rsid w:val="00C75972"/>
    <w:rsid w:val="00C82792"/>
    <w:rsid w:val="00C9341C"/>
    <w:rsid w:val="00C948FD"/>
    <w:rsid w:val="00CA58F4"/>
    <w:rsid w:val="00CB207F"/>
    <w:rsid w:val="00CB43D5"/>
    <w:rsid w:val="00CB57A5"/>
    <w:rsid w:val="00CC76F9"/>
    <w:rsid w:val="00CD066B"/>
    <w:rsid w:val="00CD46E2"/>
    <w:rsid w:val="00CD5B53"/>
    <w:rsid w:val="00CE2080"/>
    <w:rsid w:val="00CF7D09"/>
    <w:rsid w:val="00D00D0B"/>
    <w:rsid w:val="00D0467D"/>
    <w:rsid w:val="00D04B69"/>
    <w:rsid w:val="00D07F31"/>
    <w:rsid w:val="00D10EEA"/>
    <w:rsid w:val="00D203A0"/>
    <w:rsid w:val="00D23F8F"/>
    <w:rsid w:val="00D331FE"/>
    <w:rsid w:val="00D36EA8"/>
    <w:rsid w:val="00D43033"/>
    <w:rsid w:val="00D43D55"/>
    <w:rsid w:val="00D537FA"/>
    <w:rsid w:val="00D5547D"/>
    <w:rsid w:val="00D724CE"/>
    <w:rsid w:val="00D76741"/>
    <w:rsid w:val="00D80D99"/>
    <w:rsid w:val="00D819A2"/>
    <w:rsid w:val="00D84426"/>
    <w:rsid w:val="00D9503C"/>
    <w:rsid w:val="00D961CE"/>
    <w:rsid w:val="00DD73EF"/>
    <w:rsid w:val="00DE23E8"/>
    <w:rsid w:val="00E0128B"/>
    <w:rsid w:val="00E609FF"/>
    <w:rsid w:val="00E64E17"/>
    <w:rsid w:val="00E66265"/>
    <w:rsid w:val="00EA3D3C"/>
    <w:rsid w:val="00EB6C80"/>
    <w:rsid w:val="00EC46E5"/>
    <w:rsid w:val="00EC7CC3"/>
    <w:rsid w:val="00ED06B7"/>
    <w:rsid w:val="00ED4DDE"/>
    <w:rsid w:val="00EE0D60"/>
    <w:rsid w:val="00EF5FC0"/>
    <w:rsid w:val="00F36DB0"/>
    <w:rsid w:val="00F40990"/>
    <w:rsid w:val="00F46494"/>
    <w:rsid w:val="00F558AB"/>
    <w:rsid w:val="00F61D89"/>
    <w:rsid w:val="00F86ABB"/>
    <w:rsid w:val="00F90702"/>
    <w:rsid w:val="00FB6615"/>
    <w:rsid w:val="00FC7C28"/>
    <w:rsid w:val="00FD76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BA59A7"/>
  <w15:docId w15:val="{B98209AD-3451-4824-82E1-1DFAFFB13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inorHAnsi" w:hAnsiTheme="maj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2" w:unhideWhenUsed="1" w:qFormat="1"/>
    <w:lsdException w:name="heading 6" w:semiHidden="1" w:uiPriority="2"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3"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0D99"/>
    <w:pPr>
      <w:spacing w:before="120" w:after="240" w:line="240" w:lineRule="auto"/>
    </w:pPr>
    <w:rPr>
      <w:rFonts w:ascii="Times New Roman" w:hAnsi="Times New Roman"/>
      <w:sz w:val="24"/>
    </w:rPr>
  </w:style>
  <w:style w:type="paragraph" w:styleId="Heading1">
    <w:name w:val="heading 1"/>
    <w:basedOn w:val="ListParagraph"/>
    <w:next w:val="Normal"/>
    <w:link w:val="Heading1Char"/>
    <w:uiPriority w:val="1"/>
    <w:qFormat/>
    <w:rsid w:val="00D80D99"/>
    <w:pPr>
      <w:numPr>
        <w:numId w:val="17"/>
      </w:numPr>
      <w:spacing w:before="240"/>
      <w:contextualSpacing w:val="0"/>
      <w:outlineLvl w:val="0"/>
    </w:pPr>
    <w:rPr>
      <w:b/>
    </w:rPr>
  </w:style>
  <w:style w:type="paragraph" w:styleId="Heading2">
    <w:name w:val="heading 2"/>
    <w:basedOn w:val="Heading1"/>
    <w:next w:val="Normal"/>
    <w:link w:val="Heading2Char"/>
    <w:uiPriority w:val="9"/>
    <w:qFormat/>
    <w:rsid w:val="00D80D99"/>
    <w:pPr>
      <w:numPr>
        <w:ilvl w:val="1"/>
      </w:numPr>
      <w:spacing w:after="200"/>
      <w:outlineLvl w:val="1"/>
    </w:pPr>
  </w:style>
  <w:style w:type="paragraph" w:styleId="Heading3">
    <w:name w:val="heading 3"/>
    <w:basedOn w:val="Normal"/>
    <w:next w:val="Normal"/>
    <w:link w:val="Heading3Char"/>
    <w:uiPriority w:val="9"/>
    <w:qFormat/>
    <w:rsid w:val="00D80D99"/>
    <w:pPr>
      <w:keepNext/>
      <w:keepLines/>
      <w:numPr>
        <w:ilvl w:val="2"/>
        <w:numId w:val="17"/>
      </w:numPr>
      <w:spacing w:before="40" w:after="120"/>
      <w:outlineLvl w:val="2"/>
    </w:pPr>
    <w:rPr>
      <w:rFonts w:eastAsiaTheme="majorEastAsia" w:cstheme="majorBidi"/>
      <w:b/>
      <w:szCs w:val="24"/>
    </w:rPr>
  </w:style>
  <w:style w:type="paragraph" w:styleId="Heading4">
    <w:name w:val="heading 4"/>
    <w:basedOn w:val="Heading3"/>
    <w:next w:val="Normal"/>
    <w:link w:val="Heading4Char"/>
    <w:uiPriority w:val="9"/>
    <w:qFormat/>
    <w:rsid w:val="00D80D99"/>
    <w:pPr>
      <w:numPr>
        <w:ilvl w:val="3"/>
      </w:numPr>
      <w:outlineLvl w:val="3"/>
    </w:pPr>
    <w:rPr>
      <w:iCs/>
    </w:rPr>
  </w:style>
  <w:style w:type="paragraph" w:styleId="Heading5">
    <w:name w:val="heading 5"/>
    <w:basedOn w:val="Heading4"/>
    <w:next w:val="Normal"/>
    <w:link w:val="Heading5Char"/>
    <w:uiPriority w:val="2"/>
    <w:qFormat/>
    <w:rsid w:val="00D80D99"/>
    <w:pPr>
      <w:numPr>
        <w:ilvl w:val="4"/>
      </w:numPr>
      <w:outlineLvl w:val="4"/>
    </w:pPr>
  </w:style>
  <w:style w:type="paragraph" w:styleId="Heading6">
    <w:name w:val="heading 6"/>
    <w:basedOn w:val="Normal"/>
    <w:next w:val="Body"/>
    <w:link w:val="Heading6Char"/>
    <w:uiPriority w:val="2"/>
    <w:unhideWhenUsed/>
    <w:qFormat/>
    <w:rsid w:val="008C4354"/>
    <w:pPr>
      <w:keepNext/>
      <w:keepLines/>
      <w:widowControl w:val="0"/>
      <w:numPr>
        <w:ilvl w:val="5"/>
        <w:numId w:val="31"/>
      </w:numPr>
      <w:spacing w:before="0"/>
      <w:ind w:firstLine="720"/>
      <w:outlineLvl w:val="5"/>
    </w:pPr>
    <w:rPr>
      <w:rFonts w:eastAsia="Times New Roman" w:cs="Times New Roman"/>
      <w:i/>
      <w:color w:val="000000"/>
    </w:rPr>
  </w:style>
  <w:style w:type="paragraph" w:styleId="Heading7">
    <w:name w:val="heading 7"/>
    <w:basedOn w:val="Normal"/>
    <w:next w:val="Normal"/>
    <w:link w:val="Heading7Char"/>
    <w:uiPriority w:val="9"/>
    <w:semiHidden/>
    <w:unhideWhenUsed/>
    <w:rsid w:val="008C4354"/>
    <w:pPr>
      <w:keepNext/>
      <w:keepLines/>
      <w:widowControl w:val="0"/>
      <w:numPr>
        <w:ilvl w:val="6"/>
        <w:numId w:val="31"/>
      </w:numPr>
      <w:spacing w:before="40" w:after="0"/>
      <w:outlineLvl w:val="6"/>
    </w:pPr>
    <w:rPr>
      <w:rFonts w:ascii="Calibri Light" w:eastAsia="Times New Roman" w:hAnsi="Calibri Light" w:cs="Times New Roman"/>
      <w:i/>
      <w:iCs/>
      <w:color w:val="1F3763"/>
    </w:rPr>
  </w:style>
  <w:style w:type="paragraph" w:styleId="Heading8">
    <w:name w:val="heading 8"/>
    <w:basedOn w:val="Normal"/>
    <w:next w:val="Normal"/>
    <w:link w:val="Heading8Char"/>
    <w:uiPriority w:val="9"/>
    <w:semiHidden/>
    <w:unhideWhenUsed/>
    <w:qFormat/>
    <w:rsid w:val="008C4354"/>
    <w:pPr>
      <w:keepNext/>
      <w:keepLines/>
      <w:widowControl w:val="0"/>
      <w:numPr>
        <w:ilvl w:val="7"/>
        <w:numId w:val="31"/>
      </w:numPr>
      <w:spacing w:before="40" w:after="0"/>
      <w:outlineLvl w:val="7"/>
    </w:pPr>
    <w:rPr>
      <w:rFonts w:ascii="Calibri Light" w:eastAsia="Times New Roman" w:hAnsi="Calibri Light" w:cs="Times New Roman"/>
      <w:color w:val="272727"/>
      <w:sz w:val="21"/>
      <w:szCs w:val="21"/>
    </w:rPr>
  </w:style>
  <w:style w:type="paragraph" w:styleId="Heading9">
    <w:name w:val="heading 9"/>
    <w:basedOn w:val="Normal"/>
    <w:next w:val="Normal"/>
    <w:link w:val="Heading9Char"/>
    <w:uiPriority w:val="9"/>
    <w:semiHidden/>
    <w:unhideWhenUsed/>
    <w:qFormat/>
    <w:rsid w:val="008C4354"/>
    <w:pPr>
      <w:keepNext/>
      <w:keepLines/>
      <w:widowControl w:val="0"/>
      <w:numPr>
        <w:ilvl w:val="8"/>
        <w:numId w:val="31"/>
      </w:numPr>
      <w:spacing w:before="40" w:after="0"/>
      <w:outlineLvl w:val="8"/>
    </w:pPr>
    <w:rPr>
      <w:rFonts w:ascii="Calibri Light" w:eastAsia="Times New Roman" w:hAnsi="Calibri Light" w:cs="Times New Roman"/>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47395"/>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9"/>
    <w:rsid w:val="00147395"/>
    <w:rPr>
      <w:rFonts w:ascii="Times New Roman" w:eastAsia="Cambria" w:hAnsi="Times New Roman"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paragraph" w:styleId="ListParagraph">
    <w:name w:val="List Paragraph"/>
    <w:basedOn w:val="Normal"/>
    <w:uiPriority w:val="34"/>
    <w:qFormat/>
    <w:rsid w:val="00310124"/>
    <w:pPr>
      <w:numPr>
        <w:numId w:val="14"/>
      </w:numPr>
      <w:ind w:left="1434" w:hanging="357"/>
      <w:contextualSpacing/>
    </w:pPr>
    <w:rPr>
      <w:rFonts w:eastAsia="Cambria" w:cs="Times New Roman"/>
      <w:szCs w:val="24"/>
    </w:rPr>
  </w:style>
  <w:style w:type="character" w:styleId="Strong">
    <w:name w:val="Strong"/>
    <w:basedOn w:val="DefaultParagraphFont"/>
    <w:uiPriority w:val="22"/>
    <w:qFormat/>
    <w:rsid w:val="00C724CF"/>
    <w:rPr>
      <w:rFonts w:ascii="Times New Roman" w:hAnsi="Times New Roman"/>
      <w:b/>
      <w:bCs/>
    </w:rPr>
  </w:style>
  <w:style w:type="paragraph" w:styleId="NormalWeb">
    <w:name w:val="Normal (Web)"/>
    <w:basedOn w:val="Normal"/>
    <w:uiPriority w:val="99"/>
    <w:unhideWhenUsed/>
    <w:rsid w:val="00117666"/>
    <w:pPr>
      <w:spacing w:before="100" w:beforeAutospacing="1" w:after="100" w:afterAutospacing="1"/>
    </w:pPr>
    <w:rPr>
      <w:rFonts w:eastAsia="Times New Roman" w:cs="Times New Roman"/>
      <w:szCs w:val="24"/>
    </w:rPr>
  </w:style>
  <w:style w:type="paragraph" w:styleId="Header">
    <w:name w:val="header"/>
    <w:basedOn w:val="Normal"/>
    <w:link w:val="HeaderChar"/>
    <w:uiPriority w:val="99"/>
    <w:unhideWhenUsed/>
    <w:rsid w:val="00A53000"/>
    <w:pPr>
      <w:tabs>
        <w:tab w:val="center" w:pos="4844"/>
        <w:tab w:val="right" w:pos="9689"/>
      </w:tabs>
    </w:pPr>
    <w:rPr>
      <w:b/>
    </w:rPr>
  </w:style>
  <w:style w:type="character" w:customStyle="1" w:styleId="HeaderChar">
    <w:name w:val="Header Char"/>
    <w:basedOn w:val="DefaultParagraphFont"/>
    <w:link w:val="Header"/>
    <w:uiPriority w:val="99"/>
    <w:rsid w:val="00A53000"/>
    <w:rPr>
      <w:rFonts w:ascii="Times New Roman" w:hAnsi="Times New Roman"/>
      <w:b/>
      <w:sz w:val="24"/>
    </w:rPr>
  </w:style>
  <w:style w:type="paragraph" w:styleId="Footer">
    <w:name w:val="footer"/>
    <w:basedOn w:val="Normal"/>
    <w:link w:val="FooterChar"/>
    <w:uiPriority w:val="99"/>
    <w:unhideWhenUsed/>
    <w:rsid w:val="00117666"/>
    <w:pPr>
      <w:tabs>
        <w:tab w:val="center" w:pos="4844"/>
        <w:tab w:val="right" w:pos="9689"/>
      </w:tabs>
      <w:spacing w:after="0"/>
    </w:pPr>
  </w:style>
  <w:style w:type="character" w:customStyle="1" w:styleId="FooterChar">
    <w:name w:val="Footer Char"/>
    <w:basedOn w:val="DefaultParagraphFont"/>
    <w:link w:val="Footer"/>
    <w:uiPriority w:val="99"/>
    <w:rsid w:val="00117666"/>
  </w:style>
  <w:style w:type="table" w:styleId="TableGrid">
    <w:name w:val="Table Grid"/>
    <w:basedOn w:val="TableNormal"/>
    <w:uiPriority w:val="39"/>
    <w:rsid w:val="00117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17666"/>
    <w:pPr>
      <w:spacing w:after="0"/>
    </w:pPr>
    <w:rPr>
      <w:sz w:val="20"/>
      <w:szCs w:val="20"/>
    </w:rPr>
  </w:style>
  <w:style w:type="character" w:customStyle="1" w:styleId="FootnoteTextChar">
    <w:name w:val="Footnote Text Char"/>
    <w:basedOn w:val="DefaultParagraphFont"/>
    <w:link w:val="FootnoteText"/>
    <w:uiPriority w:val="99"/>
    <w:semiHidden/>
    <w:rsid w:val="00117666"/>
    <w:rPr>
      <w:sz w:val="20"/>
      <w:szCs w:val="20"/>
    </w:rPr>
  </w:style>
  <w:style w:type="character" w:styleId="FootnoteReference">
    <w:name w:val="footnote reference"/>
    <w:basedOn w:val="DefaultParagraphFont"/>
    <w:uiPriority w:val="99"/>
    <w:semiHidden/>
    <w:unhideWhenUsed/>
    <w:rsid w:val="00117666"/>
    <w:rPr>
      <w:vertAlign w:val="superscript"/>
    </w:rPr>
  </w:style>
  <w:style w:type="paragraph" w:styleId="Caption">
    <w:name w:val="caption"/>
    <w:basedOn w:val="Normal"/>
    <w:next w:val="NoSpacing"/>
    <w:link w:val="CaptionChar"/>
    <w:unhideWhenUsed/>
    <w:qFormat/>
    <w:rsid w:val="00A53000"/>
    <w:pPr>
      <w:keepNext/>
    </w:pPr>
    <w:rPr>
      <w:rFonts w:cs="Times New Roman"/>
      <w:b/>
      <w:bCs/>
      <w:szCs w:val="24"/>
    </w:rPr>
  </w:style>
  <w:style w:type="paragraph" w:styleId="BalloonText">
    <w:name w:val="Balloon Text"/>
    <w:basedOn w:val="Normal"/>
    <w:link w:val="BalloonTextChar"/>
    <w:uiPriority w:val="99"/>
    <w:semiHidden/>
    <w:unhideWhenUsed/>
    <w:rsid w:val="0011766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666"/>
    <w:rPr>
      <w:rFonts w:ascii="Tahoma" w:hAnsi="Tahoma" w:cs="Tahoma"/>
      <w:sz w:val="16"/>
      <w:szCs w:val="16"/>
    </w:rPr>
  </w:style>
  <w:style w:type="character" w:styleId="LineNumber">
    <w:name w:val="line number"/>
    <w:basedOn w:val="DefaultParagraphFont"/>
    <w:uiPriority w:val="99"/>
    <w:semiHidden/>
    <w:unhideWhenUsed/>
    <w:rsid w:val="00117666"/>
  </w:style>
  <w:style w:type="paragraph" w:styleId="EndnoteText">
    <w:name w:val="endnote text"/>
    <w:basedOn w:val="Normal"/>
    <w:link w:val="EndnoteTextChar"/>
    <w:uiPriority w:val="99"/>
    <w:semiHidden/>
    <w:unhideWhenUsed/>
    <w:rsid w:val="00CD066B"/>
    <w:pPr>
      <w:spacing w:after="0"/>
    </w:pPr>
    <w:rPr>
      <w:sz w:val="20"/>
      <w:szCs w:val="20"/>
    </w:rPr>
  </w:style>
  <w:style w:type="character" w:customStyle="1" w:styleId="EndnoteTextChar">
    <w:name w:val="Endnote Text Char"/>
    <w:basedOn w:val="DefaultParagraphFont"/>
    <w:link w:val="EndnoteText"/>
    <w:uiPriority w:val="99"/>
    <w:semiHidden/>
    <w:rsid w:val="00CD066B"/>
    <w:rPr>
      <w:sz w:val="20"/>
      <w:szCs w:val="20"/>
    </w:rPr>
  </w:style>
  <w:style w:type="character" w:styleId="EndnoteReference">
    <w:name w:val="endnote reference"/>
    <w:basedOn w:val="DefaultParagraphFont"/>
    <w:uiPriority w:val="99"/>
    <w:semiHidden/>
    <w:unhideWhenUsed/>
    <w:rsid w:val="00CD066B"/>
    <w:rPr>
      <w:vertAlign w:val="superscript"/>
    </w:rPr>
  </w:style>
  <w:style w:type="character" w:styleId="CommentReference">
    <w:name w:val="annotation reference"/>
    <w:basedOn w:val="DefaultParagraphFont"/>
    <w:uiPriority w:val="99"/>
    <w:semiHidden/>
    <w:unhideWhenUsed/>
    <w:rsid w:val="00725A7D"/>
    <w:rPr>
      <w:sz w:val="16"/>
      <w:szCs w:val="16"/>
    </w:rPr>
  </w:style>
  <w:style w:type="paragraph" w:styleId="CommentText">
    <w:name w:val="annotation text"/>
    <w:basedOn w:val="Normal"/>
    <w:link w:val="CommentTextChar"/>
    <w:uiPriority w:val="99"/>
    <w:unhideWhenUsed/>
    <w:rsid w:val="00725A7D"/>
    <w:rPr>
      <w:sz w:val="20"/>
      <w:szCs w:val="20"/>
    </w:rPr>
  </w:style>
  <w:style w:type="character" w:customStyle="1" w:styleId="CommentTextChar">
    <w:name w:val="Comment Text Char"/>
    <w:basedOn w:val="DefaultParagraphFont"/>
    <w:link w:val="CommentText"/>
    <w:uiPriority w:val="99"/>
    <w:rsid w:val="00725A7D"/>
    <w:rPr>
      <w:sz w:val="20"/>
      <w:szCs w:val="20"/>
    </w:rPr>
  </w:style>
  <w:style w:type="paragraph" w:styleId="CommentSubject">
    <w:name w:val="annotation subject"/>
    <w:basedOn w:val="CommentText"/>
    <w:next w:val="CommentText"/>
    <w:link w:val="CommentSubjectChar"/>
    <w:uiPriority w:val="99"/>
    <w:semiHidden/>
    <w:unhideWhenUsed/>
    <w:rsid w:val="00725A7D"/>
    <w:rPr>
      <w:b/>
      <w:bCs/>
    </w:rPr>
  </w:style>
  <w:style w:type="character" w:customStyle="1" w:styleId="CommentSubjectChar">
    <w:name w:val="Comment Subject Char"/>
    <w:basedOn w:val="CommentTextChar"/>
    <w:link w:val="CommentSubject"/>
    <w:uiPriority w:val="99"/>
    <w:semiHidden/>
    <w:rsid w:val="00725A7D"/>
    <w:rPr>
      <w:b/>
      <w:bCs/>
      <w:sz w:val="20"/>
      <w:szCs w:val="20"/>
    </w:rPr>
  </w:style>
  <w:style w:type="character" w:styleId="Hyperlink">
    <w:name w:val="Hyperlink"/>
    <w:basedOn w:val="DefaultParagraphFont"/>
    <w:uiPriority w:val="99"/>
    <w:unhideWhenUsed/>
    <w:rsid w:val="005A1D84"/>
    <w:rPr>
      <w:color w:val="0000FF"/>
      <w:u w:val="single"/>
    </w:rPr>
  </w:style>
  <w:style w:type="character" w:styleId="FollowedHyperlink">
    <w:name w:val="FollowedHyperlink"/>
    <w:basedOn w:val="DefaultParagraphFont"/>
    <w:uiPriority w:val="99"/>
    <w:semiHidden/>
    <w:unhideWhenUsed/>
    <w:rsid w:val="006D5B93"/>
    <w:rPr>
      <w:color w:val="800080" w:themeColor="followedHyperlink"/>
      <w:u w:val="single"/>
    </w:rPr>
  </w:style>
  <w:style w:type="paragraph" w:styleId="Title">
    <w:name w:val="Title"/>
    <w:basedOn w:val="Normal"/>
    <w:next w:val="Normal"/>
    <w:link w:val="TitleChar"/>
    <w:uiPriority w:val="10"/>
    <w:qFormat/>
    <w:rsid w:val="00D80D99"/>
    <w:pPr>
      <w:suppressLineNumbers/>
      <w:spacing w:before="240" w:after="360"/>
      <w:jc w:val="center"/>
    </w:pPr>
    <w:rPr>
      <w:rFonts w:cs="Times New Roman"/>
      <w:b/>
      <w:sz w:val="32"/>
      <w:szCs w:val="32"/>
    </w:rPr>
  </w:style>
  <w:style w:type="character" w:customStyle="1" w:styleId="TitleChar">
    <w:name w:val="Title Char"/>
    <w:basedOn w:val="DefaultParagraphFont"/>
    <w:link w:val="Title"/>
    <w:uiPriority w:val="10"/>
    <w:rsid w:val="00D80D99"/>
    <w:rPr>
      <w:rFonts w:ascii="Times New Roman" w:hAnsi="Times New Roman" w:cs="Times New Roman"/>
      <w:b/>
      <w:sz w:val="32"/>
      <w:szCs w:val="32"/>
    </w:rPr>
  </w:style>
  <w:style w:type="paragraph" w:styleId="Subtitle">
    <w:name w:val="Subtitle"/>
    <w:basedOn w:val="Normal"/>
    <w:next w:val="Normal"/>
    <w:link w:val="SubtitleChar"/>
    <w:uiPriority w:val="99"/>
    <w:unhideWhenUsed/>
    <w:qFormat/>
    <w:rsid w:val="00AC0270"/>
    <w:pPr>
      <w:spacing w:before="240"/>
    </w:pPr>
    <w:rPr>
      <w:rFonts w:cs="Times New Roman"/>
      <w:b/>
      <w:szCs w:val="24"/>
    </w:rPr>
  </w:style>
  <w:style w:type="character" w:customStyle="1" w:styleId="SubtitleChar">
    <w:name w:val="Subtitle Char"/>
    <w:basedOn w:val="DefaultParagraphFont"/>
    <w:link w:val="Subtitle"/>
    <w:uiPriority w:val="99"/>
    <w:rsid w:val="00651CA2"/>
    <w:rPr>
      <w:rFonts w:ascii="Times New Roman" w:hAnsi="Times New Roman" w:cs="Times New Roman"/>
      <w:b/>
      <w:sz w:val="24"/>
      <w:szCs w:val="24"/>
    </w:rPr>
  </w:style>
  <w:style w:type="character" w:customStyle="1" w:styleId="Heading3Char">
    <w:name w:val="Heading 3 Char"/>
    <w:basedOn w:val="DefaultParagraphFont"/>
    <w:link w:val="Heading3"/>
    <w:uiPriority w:val="9"/>
    <w:rsid w:val="005D1840"/>
    <w:rPr>
      <w:rFonts w:ascii="Times New Roman" w:eastAsiaTheme="majorEastAsia" w:hAnsi="Times New Roman" w:cstheme="majorBidi"/>
      <w:b/>
      <w:sz w:val="24"/>
      <w:szCs w:val="24"/>
    </w:rPr>
  </w:style>
  <w:style w:type="paragraph" w:styleId="NoSpacing">
    <w:name w:val="No Spacing"/>
    <w:uiPriority w:val="1"/>
    <w:unhideWhenUsed/>
    <w:qFormat/>
    <w:rsid w:val="00A53000"/>
    <w:pPr>
      <w:spacing w:after="0" w:line="240" w:lineRule="auto"/>
    </w:pPr>
    <w:rPr>
      <w:rFonts w:ascii="Times New Roman" w:hAnsi="Times New Roman"/>
      <w:sz w:val="24"/>
    </w:rPr>
  </w:style>
  <w:style w:type="character" w:customStyle="1" w:styleId="Heading4Char">
    <w:name w:val="Heading 4 Char"/>
    <w:basedOn w:val="DefaultParagraphFont"/>
    <w:link w:val="Heading4"/>
    <w:uiPriority w:val="9"/>
    <w:rsid w:val="005D1840"/>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5D1840"/>
    <w:rPr>
      <w:rFonts w:ascii="Times New Roman" w:eastAsiaTheme="majorEastAsia" w:hAnsi="Times New Roman" w:cstheme="majorBidi"/>
      <w:b/>
      <w:iCs/>
      <w:sz w:val="24"/>
      <w:szCs w:val="24"/>
    </w:rPr>
  </w:style>
  <w:style w:type="paragraph" w:customStyle="1" w:styleId="AuthorList">
    <w:name w:val="Author List"/>
    <w:aliases w:val="Keywords,Abstract"/>
    <w:basedOn w:val="Subtitle"/>
    <w:next w:val="Normal"/>
    <w:uiPriority w:val="1"/>
    <w:qFormat/>
    <w:rsid w:val="00651CA2"/>
  </w:style>
  <w:style w:type="character" w:styleId="SubtleEmphasis">
    <w:name w:val="Subtle Emphasis"/>
    <w:basedOn w:val="DefaultParagraphFont"/>
    <w:uiPriority w:val="19"/>
    <w:qFormat/>
    <w:rsid w:val="00C724CF"/>
    <w:rPr>
      <w:rFonts w:ascii="Times New Roman" w:hAnsi="Times New Roman"/>
      <w:i/>
      <w:iCs/>
      <w:color w:val="404040" w:themeColor="text1" w:themeTint="BF"/>
    </w:rPr>
  </w:style>
  <w:style w:type="character" w:styleId="IntenseEmphasis">
    <w:name w:val="Intense Emphasis"/>
    <w:basedOn w:val="DefaultParagraphFont"/>
    <w:uiPriority w:val="21"/>
    <w:unhideWhenUsed/>
    <w:rsid w:val="00C724CF"/>
    <w:rPr>
      <w:rFonts w:ascii="Times New Roman" w:hAnsi="Times New Roman"/>
      <w:i/>
      <w:iCs/>
      <w:color w:val="auto"/>
    </w:rPr>
  </w:style>
  <w:style w:type="paragraph" w:styleId="Quote">
    <w:name w:val="Quote"/>
    <w:basedOn w:val="Normal"/>
    <w:next w:val="Normal"/>
    <w:link w:val="QuoteChar"/>
    <w:uiPriority w:val="29"/>
    <w:qFormat/>
    <w:rsid w:val="00C724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724CF"/>
    <w:rPr>
      <w:rFonts w:ascii="Times New Roman" w:hAnsi="Times New Roman"/>
      <w:i/>
      <w:iCs/>
      <w:color w:val="404040" w:themeColor="text1" w:themeTint="BF"/>
      <w:sz w:val="24"/>
    </w:rPr>
  </w:style>
  <w:style w:type="character" w:styleId="IntenseReference">
    <w:name w:val="Intense Reference"/>
    <w:basedOn w:val="DefaultParagraphFont"/>
    <w:uiPriority w:val="32"/>
    <w:qFormat/>
    <w:rsid w:val="00C724CF"/>
    <w:rPr>
      <w:b/>
      <w:bCs/>
      <w:smallCaps/>
      <w:color w:val="auto"/>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numbering" w:customStyle="1" w:styleId="Headings">
    <w:name w:val="Headings"/>
    <w:uiPriority w:val="99"/>
    <w:rsid w:val="00D80D99"/>
    <w:pPr>
      <w:numPr>
        <w:numId w:val="21"/>
      </w:numPr>
    </w:pPr>
  </w:style>
  <w:style w:type="paragraph" w:styleId="Revision">
    <w:name w:val="Revision"/>
    <w:hidden/>
    <w:uiPriority w:val="99"/>
    <w:semiHidden/>
    <w:rsid w:val="00A545C6"/>
    <w:pPr>
      <w:spacing w:after="0" w:line="240" w:lineRule="auto"/>
    </w:pPr>
    <w:rPr>
      <w:rFonts w:ascii="Times New Roman" w:hAnsi="Times New Roman"/>
      <w:sz w:val="24"/>
    </w:rPr>
  </w:style>
  <w:style w:type="character" w:customStyle="1" w:styleId="UnresolvedMention1">
    <w:name w:val="Unresolved Mention1"/>
    <w:basedOn w:val="DefaultParagraphFont"/>
    <w:uiPriority w:val="99"/>
    <w:semiHidden/>
    <w:unhideWhenUsed/>
    <w:rsid w:val="006B361D"/>
    <w:rPr>
      <w:color w:val="605E5C"/>
      <w:shd w:val="clear" w:color="auto" w:fill="E1DFDD"/>
    </w:rPr>
  </w:style>
  <w:style w:type="paragraph" w:customStyle="1" w:styleId="Choices">
    <w:name w:val="Choices"/>
    <w:basedOn w:val="Normal"/>
    <w:rsid w:val="00B433ED"/>
    <w:pPr>
      <w:numPr>
        <w:ilvl w:val="1"/>
        <w:numId w:val="24"/>
      </w:numPr>
      <w:spacing w:before="0" w:after="160" w:line="259" w:lineRule="auto"/>
    </w:pPr>
    <w:rPr>
      <w:rFonts w:asciiTheme="minorHAnsi" w:hAnsiTheme="minorHAnsi"/>
      <w:sz w:val="22"/>
    </w:rPr>
  </w:style>
  <w:style w:type="paragraph" w:customStyle="1" w:styleId="pf0">
    <w:name w:val="pf0"/>
    <w:basedOn w:val="Normal"/>
    <w:rsid w:val="00434858"/>
    <w:pPr>
      <w:spacing w:before="100" w:beforeAutospacing="1" w:after="100" w:afterAutospacing="1"/>
    </w:pPr>
    <w:rPr>
      <w:rFonts w:eastAsia="Times New Roman" w:cs="Times New Roman"/>
      <w:szCs w:val="24"/>
    </w:rPr>
  </w:style>
  <w:style w:type="character" w:customStyle="1" w:styleId="cf01">
    <w:name w:val="cf01"/>
    <w:basedOn w:val="DefaultParagraphFont"/>
    <w:rsid w:val="00434858"/>
    <w:rPr>
      <w:rFonts w:ascii="Segoe UI" w:hAnsi="Segoe UI" w:cs="Segoe UI" w:hint="default"/>
      <w:color w:val="222222"/>
      <w:sz w:val="18"/>
      <w:szCs w:val="18"/>
      <w:shd w:val="clear" w:color="auto" w:fill="FFFFFF"/>
    </w:rPr>
  </w:style>
  <w:style w:type="character" w:customStyle="1" w:styleId="cf11">
    <w:name w:val="cf11"/>
    <w:basedOn w:val="DefaultParagraphFont"/>
    <w:rsid w:val="00434858"/>
    <w:rPr>
      <w:rFonts w:ascii="Segoe UI" w:hAnsi="Segoe UI" w:cs="Segoe UI" w:hint="default"/>
      <w:i/>
      <w:iCs/>
      <w:color w:val="222222"/>
      <w:sz w:val="18"/>
      <w:szCs w:val="18"/>
      <w:shd w:val="clear" w:color="auto" w:fill="FFFFFF"/>
    </w:rPr>
  </w:style>
  <w:style w:type="character" w:customStyle="1" w:styleId="cf21">
    <w:name w:val="cf21"/>
    <w:basedOn w:val="DefaultParagraphFont"/>
    <w:rsid w:val="00434858"/>
    <w:rPr>
      <w:rFonts w:ascii="Segoe UI" w:hAnsi="Segoe UI" w:cs="Segoe UI" w:hint="default"/>
      <w:sz w:val="18"/>
      <w:szCs w:val="18"/>
    </w:rPr>
  </w:style>
  <w:style w:type="character" w:styleId="UnresolvedMention">
    <w:name w:val="Unresolved Mention"/>
    <w:basedOn w:val="DefaultParagraphFont"/>
    <w:uiPriority w:val="99"/>
    <w:semiHidden/>
    <w:unhideWhenUsed/>
    <w:rsid w:val="00FB6615"/>
    <w:rPr>
      <w:color w:val="605E5C"/>
      <w:shd w:val="clear" w:color="auto" w:fill="E1DFDD"/>
    </w:rPr>
  </w:style>
  <w:style w:type="paragraph" w:customStyle="1" w:styleId="Body">
    <w:name w:val="Body"/>
    <w:basedOn w:val="Normal"/>
    <w:link w:val="BodyChar"/>
    <w:qFormat/>
    <w:rsid w:val="00FB6615"/>
    <w:pPr>
      <w:spacing w:before="0" w:after="0" w:line="480" w:lineRule="auto"/>
      <w:ind w:firstLine="720"/>
    </w:pPr>
    <w:rPr>
      <w:rFonts w:eastAsia="Calibri" w:cs="Times New Roman"/>
      <w:color w:val="000000"/>
    </w:rPr>
  </w:style>
  <w:style w:type="character" w:customStyle="1" w:styleId="BodyChar">
    <w:name w:val="Body Char"/>
    <w:link w:val="Body"/>
    <w:rsid w:val="00FB6615"/>
    <w:rPr>
      <w:rFonts w:ascii="Times New Roman" w:eastAsia="Calibri" w:hAnsi="Times New Roman" w:cs="Times New Roman"/>
      <w:color w:val="000000"/>
      <w:sz w:val="24"/>
    </w:rPr>
  </w:style>
  <w:style w:type="paragraph" w:customStyle="1" w:styleId="CaptionSpecAPA">
    <w:name w:val="Caption Spec APA"/>
    <w:basedOn w:val="Caption"/>
    <w:next w:val="Body"/>
    <w:uiPriority w:val="9"/>
    <w:qFormat/>
    <w:rsid w:val="008C4354"/>
    <w:pPr>
      <w:keepNext w:val="0"/>
      <w:keepLines/>
      <w:widowControl w:val="0"/>
      <w:tabs>
        <w:tab w:val="left" w:pos="288"/>
        <w:tab w:val="left" w:pos="576"/>
        <w:tab w:val="left" w:pos="864"/>
        <w:tab w:val="left" w:pos="1152"/>
        <w:tab w:val="left" w:pos="1440"/>
      </w:tabs>
      <w:spacing w:before="240"/>
    </w:pPr>
    <w:rPr>
      <w:rFonts w:eastAsia="Calibri"/>
      <w:b w:val="0"/>
      <w:bCs w:val="0"/>
      <w:i/>
      <w:iCs/>
      <w:color w:val="000000"/>
      <w:szCs w:val="18"/>
    </w:rPr>
  </w:style>
  <w:style w:type="character" w:customStyle="1" w:styleId="Heading6Char">
    <w:name w:val="Heading 6 Char"/>
    <w:basedOn w:val="DefaultParagraphFont"/>
    <w:link w:val="Heading6"/>
    <w:uiPriority w:val="2"/>
    <w:rsid w:val="008C4354"/>
    <w:rPr>
      <w:rFonts w:ascii="Times New Roman" w:eastAsia="Times New Roman" w:hAnsi="Times New Roman" w:cs="Times New Roman"/>
      <w:i/>
      <w:color w:val="000000"/>
      <w:sz w:val="24"/>
    </w:rPr>
  </w:style>
  <w:style w:type="character" w:customStyle="1" w:styleId="Heading7Char">
    <w:name w:val="Heading 7 Char"/>
    <w:basedOn w:val="DefaultParagraphFont"/>
    <w:link w:val="Heading7"/>
    <w:uiPriority w:val="9"/>
    <w:semiHidden/>
    <w:rsid w:val="008C4354"/>
    <w:rPr>
      <w:rFonts w:ascii="Calibri Light" w:eastAsia="Times New Roman" w:hAnsi="Calibri Light" w:cs="Times New Roman"/>
      <w:i/>
      <w:iCs/>
      <w:color w:val="1F3763"/>
      <w:sz w:val="24"/>
    </w:rPr>
  </w:style>
  <w:style w:type="character" w:customStyle="1" w:styleId="Heading8Char">
    <w:name w:val="Heading 8 Char"/>
    <w:basedOn w:val="DefaultParagraphFont"/>
    <w:link w:val="Heading8"/>
    <w:uiPriority w:val="9"/>
    <w:semiHidden/>
    <w:rsid w:val="008C4354"/>
    <w:rPr>
      <w:rFonts w:ascii="Calibri Light" w:eastAsia="Times New Roman" w:hAnsi="Calibri Light" w:cs="Times New Roman"/>
      <w:color w:val="272727"/>
      <w:sz w:val="21"/>
      <w:szCs w:val="21"/>
    </w:rPr>
  </w:style>
  <w:style w:type="character" w:customStyle="1" w:styleId="Heading9Char">
    <w:name w:val="Heading 9 Char"/>
    <w:basedOn w:val="DefaultParagraphFont"/>
    <w:link w:val="Heading9"/>
    <w:uiPriority w:val="9"/>
    <w:semiHidden/>
    <w:rsid w:val="008C4354"/>
    <w:rPr>
      <w:rFonts w:ascii="Calibri Light" w:eastAsia="Times New Roman" w:hAnsi="Calibri Light" w:cs="Times New Roman"/>
      <w:i/>
      <w:iCs/>
      <w:color w:val="272727"/>
      <w:sz w:val="21"/>
      <w:szCs w:val="21"/>
    </w:rPr>
  </w:style>
  <w:style w:type="character" w:styleId="PlaceholderText">
    <w:name w:val="Placeholder Text"/>
    <w:uiPriority w:val="99"/>
    <w:semiHidden/>
    <w:rsid w:val="008C4354"/>
    <w:rPr>
      <w:color w:val="808080"/>
    </w:rPr>
  </w:style>
  <w:style w:type="paragraph" w:customStyle="1" w:styleId="Title1">
    <w:name w:val="Title1"/>
    <w:basedOn w:val="Normal"/>
    <w:link w:val="Title1Char"/>
    <w:uiPriority w:val="8"/>
    <w:rsid w:val="008C4354"/>
    <w:pPr>
      <w:widowControl w:val="0"/>
      <w:spacing w:before="0" w:after="0"/>
      <w:jc w:val="center"/>
    </w:pPr>
    <w:rPr>
      <w:rFonts w:eastAsia="Calibri" w:cs="Times New Roman"/>
      <w:b/>
      <w:color w:val="000000"/>
    </w:rPr>
  </w:style>
  <w:style w:type="character" w:customStyle="1" w:styleId="Title1Char">
    <w:name w:val="Title1 Char"/>
    <w:link w:val="Title1"/>
    <w:uiPriority w:val="8"/>
    <w:rsid w:val="008C4354"/>
    <w:rPr>
      <w:rFonts w:ascii="Times New Roman" w:eastAsia="Calibri" w:hAnsi="Times New Roman" w:cs="Times New Roman"/>
      <w:b/>
      <w:color w:val="000000"/>
      <w:sz w:val="24"/>
    </w:rPr>
  </w:style>
  <w:style w:type="paragraph" w:customStyle="1" w:styleId="Title2">
    <w:name w:val="Title2"/>
    <w:basedOn w:val="Normal"/>
    <w:link w:val="Title2Char"/>
    <w:uiPriority w:val="8"/>
    <w:rsid w:val="008C4354"/>
    <w:pPr>
      <w:widowControl w:val="0"/>
      <w:spacing w:before="0" w:after="0" w:line="480" w:lineRule="auto"/>
      <w:jc w:val="center"/>
    </w:pPr>
    <w:rPr>
      <w:rFonts w:eastAsia="Calibri" w:cs="Times New Roman"/>
      <w:color w:val="000000"/>
    </w:rPr>
  </w:style>
  <w:style w:type="paragraph" w:customStyle="1" w:styleId="Title3">
    <w:name w:val="Title3"/>
    <w:basedOn w:val="Normal"/>
    <w:link w:val="Title3Char"/>
    <w:uiPriority w:val="8"/>
    <w:rsid w:val="008C4354"/>
    <w:pPr>
      <w:widowControl w:val="0"/>
      <w:spacing w:before="0" w:after="0"/>
      <w:jc w:val="center"/>
    </w:pPr>
    <w:rPr>
      <w:rFonts w:eastAsia="Calibri" w:cs="Times New Roman"/>
      <w:color w:val="000000"/>
    </w:rPr>
  </w:style>
  <w:style w:type="character" w:customStyle="1" w:styleId="Title2Char">
    <w:name w:val="Title2 Char"/>
    <w:link w:val="Title2"/>
    <w:uiPriority w:val="8"/>
    <w:rsid w:val="008C4354"/>
    <w:rPr>
      <w:rFonts w:ascii="Times New Roman" w:eastAsia="Calibri" w:hAnsi="Times New Roman" w:cs="Times New Roman"/>
      <w:color w:val="000000"/>
      <w:sz w:val="24"/>
    </w:rPr>
  </w:style>
  <w:style w:type="paragraph" w:customStyle="1" w:styleId="Title4">
    <w:name w:val="Title4"/>
    <w:basedOn w:val="Normal"/>
    <w:link w:val="Title4Char"/>
    <w:uiPriority w:val="98"/>
    <w:unhideWhenUsed/>
    <w:rsid w:val="008C4354"/>
    <w:pPr>
      <w:widowControl w:val="0"/>
      <w:spacing w:before="0" w:after="0"/>
    </w:pPr>
    <w:rPr>
      <w:rFonts w:eastAsia="Calibri" w:cs="Times New Roman"/>
      <w:caps/>
      <w:color w:val="000000"/>
    </w:rPr>
  </w:style>
  <w:style w:type="character" w:customStyle="1" w:styleId="Title3Char">
    <w:name w:val="Title3 Char"/>
    <w:link w:val="Title3"/>
    <w:uiPriority w:val="8"/>
    <w:rsid w:val="008C4354"/>
    <w:rPr>
      <w:rFonts w:ascii="Times New Roman" w:eastAsia="Calibri" w:hAnsi="Times New Roman" w:cs="Times New Roman"/>
      <w:color w:val="000000"/>
      <w:sz w:val="24"/>
    </w:rPr>
  </w:style>
  <w:style w:type="paragraph" w:customStyle="1" w:styleId="Title5">
    <w:name w:val="Title5"/>
    <w:basedOn w:val="Title2"/>
    <w:link w:val="Title5Char"/>
    <w:uiPriority w:val="98"/>
    <w:unhideWhenUsed/>
    <w:rsid w:val="008C4354"/>
  </w:style>
  <w:style w:type="character" w:customStyle="1" w:styleId="Title4Char">
    <w:name w:val="Title4 Char"/>
    <w:link w:val="Title4"/>
    <w:uiPriority w:val="98"/>
    <w:rsid w:val="008C4354"/>
    <w:rPr>
      <w:rFonts w:ascii="Times New Roman" w:eastAsia="Calibri" w:hAnsi="Times New Roman" w:cs="Times New Roman"/>
      <w:caps/>
      <w:color w:val="000000"/>
      <w:sz w:val="24"/>
    </w:rPr>
  </w:style>
  <w:style w:type="character" w:customStyle="1" w:styleId="Title5Char">
    <w:name w:val="Title5 Char"/>
    <w:link w:val="Title5"/>
    <w:uiPriority w:val="98"/>
    <w:rsid w:val="008C4354"/>
    <w:rPr>
      <w:rFonts w:ascii="Times New Roman" w:eastAsia="Calibri" w:hAnsi="Times New Roman" w:cs="Times New Roman"/>
      <w:color w:val="000000"/>
      <w:sz w:val="24"/>
    </w:rPr>
  </w:style>
  <w:style w:type="paragraph" w:customStyle="1" w:styleId="Heading0notinTOC">
    <w:name w:val="Heading 0 (not in TOC)"/>
    <w:basedOn w:val="Normal"/>
    <w:next w:val="Body"/>
    <w:link w:val="Heading0notinTOCChar"/>
    <w:uiPriority w:val="1"/>
    <w:qFormat/>
    <w:rsid w:val="008C4354"/>
    <w:pPr>
      <w:keepNext/>
      <w:keepLines/>
      <w:pageBreakBefore/>
      <w:widowControl w:val="0"/>
      <w:spacing w:before="0" w:after="480"/>
      <w:jc w:val="center"/>
      <w:outlineLvl w:val="0"/>
    </w:pPr>
    <w:rPr>
      <w:rFonts w:eastAsia="Calibri" w:cs="Times New Roman"/>
      <w:b/>
    </w:rPr>
  </w:style>
  <w:style w:type="character" w:styleId="SubtleReference">
    <w:name w:val="Subtle Reference"/>
    <w:uiPriority w:val="31"/>
    <w:qFormat/>
    <w:rsid w:val="008C4354"/>
    <w:rPr>
      <w:smallCaps/>
      <w:color w:val="5A5A5A"/>
    </w:rPr>
  </w:style>
  <w:style w:type="character" w:customStyle="1" w:styleId="Heading0notinTOCChar">
    <w:name w:val="Heading 0 (not in TOC) Char"/>
    <w:link w:val="Heading0notinTOC"/>
    <w:uiPriority w:val="1"/>
    <w:rsid w:val="008C4354"/>
    <w:rPr>
      <w:rFonts w:ascii="Times New Roman" w:eastAsia="Calibri" w:hAnsi="Times New Roman" w:cs="Times New Roman"/>
      <w:b/>
      <w:sz w:val="24"/>
    </w:rPr>
  </w:style>
  <w:style w:type="paragraph" w:styleId="TOC1">
    <w:name w:val="toc 1"/>
    <w:basedOn w:val="Normal"/>
    <w:next w:val="Normal"/>
    <w:autoRedefine/>
    <w:uiPriority w:val="39"/>
    <w:unhideWhenUsed/>
    <w:qFormat/>
    <w:rsid w:val="008C4354"/>
    <w:pPr>
      <w:tabs>
        <w:tab w:val="right" w:leader="dot" w:pos="9360"/>
      </w:tabs>
      <w:spacing w:before="240" w:after="0"/>
    </w:pPr>
    <w:rPr>
      <w:rFonts w:eastAsia="Calibri" w:cs="Times New Roman"/>
    </w:rPr>
  </w:style>
  <w:style w:type="paragraph" w:styleId="TOC2">
    <w:name w:val="toc 2"/>
    <w:basedOn w:val="Normal"/>
    <w:next w:val="Normal"/>
    <w:autoRedefine/>
    <w:uiPriority w:val="39"/>
    <w:unhideWhenUsed/>
    <w:qFormat/>
    <w:rsid w:val="008C4354"/>
    <w:pPr>
      <w:widowControl w:val="0"/>
      <w:spacing w:before="0" w:after="0"/>
      <w:ind w:left="317" w:right="504"/>
    </w:pPr>
    <w:rPr>
      <w:rFonts w:eastAsia="Calibri" w:cs="Times New Roman"/>
    </w:rPr>
  </w:style>
  <w:style w:type="paragraph" w:styleId="TOC3">
    <w:name w:val="toc 3"/>
    <w:basedOn w:val="Normal"/>
    <w:next w:val="Normal"/>
    <w:autoRedefine/>
    <w:uiPriority w:val="39"/>
    <w:unhideWhenUsed/>
    <w:qFormat/>
    <w:rsid w:val="008C4354"/>
    <w:pPr>
      <w:widowControl w:val="0"/>
      <w:spacing w:before="0" w:after="0"/>
      <w:ind w:left="634" w:right="504"/>
    </w:pPr>
    <w:rPr>
      <w:rFonts w:eastAsia="Calibri" w:cs="Times New Roman"/>
    </w:rPr>
  </w:style>
  <w:style w:type="paragraph" w:styleId="TOC4">
    <w:name w:val="toc 4"/>
    <w:basedOn w:val="Normal"/>
    <w:next w:val="Normal"/>
    <w:autoRedefine/>
    <w:uiPriority w:val="39"/>
    <w:unhideWhenUsed/>
    <w:qFormat/>
    <w:rsid w:val="008C4354"/>
    <w:pPr>
      <w:widowControl w:val="0"/>
      <w:spacing w:before="0" w:after="0"/>
      <w:ind w:left="950" w:right="504"/>
    </w:pPr>
    <w:rPr>
      <w:rFonts w:eastAsia="Calibri" w:cs="Times New Roman"/>
    </w:rPr>
  </w:style>
  <w:style w:type="paragraph" w:customStyle="1" w:styleId="Figures">
    <w:name w:val="Figures"/>
    <w:basedOn w:val="Normal"/>
    <w:next w:val="Body"/>
    <w:rsid w:val="008C4354"/>
    <w:pPr>
      <w:keepNext/>
      <w:keepLines/>
      <w:widowControl w:val="0"/>
      <w:spacing w:before="0" w:after="0"/>
    </w:pPr>
    <w:rPr>
      <w:rFonts w:eastAsia="Calibri" w:cs="Times New Roman"/>
      <w:noProof/>
    </w:rPr>
  </w:style>
  <w:style w:type="paragraph" w:customStyle="1" w:styleId="Heading0includedinTOC">
    <w:name w:val="Heading 0 (included in TOC)"/>
    <w:basedOn w:val="Normal"/>
    <w:next w:val="Body"/>
    <w:link w:val="Heading0includedinTOCChar"/>
    <w:uiPriority w:val="1"/>
    <w:qFormat/>
    <w:rsid w:val="008C4354"/>
    <w:pPr>
      <w:keepNext/>
      <w:keepLines/>
      <w:pageBreakBefore/>
      <w:widowControl w:val="0"/>
      <w:spacing w:before="0" w:after="480"/>
      <w:jc w:val="center"/>
      <w:outlineLvl w:val="0"/>
    </w:pPr>
    <w:rPr>
      <w:rFonts w:eastAsia="Calibri" w:cs="Times New Roman"/>
      <w:b/>
    </w:rPr>
  </w:style>
  <w:style w:type="character" w:customStyle="1" w:styleId="CaptionChar">
    <w:name w:val="Caption Char"/>
    <w:link w:val="Caption"/>
    <w:rsid w:val="008C4354"/>
    <w:rPr>
      <w:rFonts w:ascii="Times New Roman" w:hAnsi="Times New Roman" w:cs="Times New Roman"/>
      <w:b/>
      <w:bCs/>
      <w:sz w:val="24"/>
      <w:szCs w:val="24"/>
    </w:rPr>
  </w:style>
  <w:style w:type="character" w:customStyle="1" w:styleId="Heading0includedinTOCChar">
    <w:name w:val="Heading 0 (included in TOC) Char"/>
    <w:link w:val="Heading0includedinTOC"/>
    <w:uiPriority w:val="1"/>
    <w:rsid w:val="008C4354"/>
    <w:rPr>
      <w:rFonts w:ascii="Times New Roman" w:eastAsia="Calibri" w:hAnsi="Times New Roman" w:cs="Times New Roman"/>
      <w:b/>
      <w:sz w:val="24"/>
    </w:rPr>
  </w:style>
  <w:style w:type="character" w:styleId="PageNumber">
    <w:name w:val="page number"/>
    <w:basedOn w:val="DefaultParagraphFont"/>
    <w:uiPriority w:val="3"/>
    <w:rsid w:val="008C4354"/>
  </w:style>
  <w:style w:type="paragraph" w:styleId="TableofFigures">
    <w:name w:val="table of figures"/>
    <w:next w:val="Normal"/>
    <w:uiPriority w:val="99"/>
    <w:qFormat/>
    <w:rsid w:val="008C4354"/>
    <w:pPr>
      <w:spacing w:before="240" w:after="0" w:line="259" w:lineRule="auto"/>
      <w:ind w:left="1224" w:right="504" w:hanging="1224"/>
    </w:pPr>
    <w:rPr>
      <w:rFonts w:ascii="Times New Roman" w:eastAsia="Calibri" w:hAnsi="Times New Roman" w:cs="Times New Roman"/>
      <w:sz w:val="24"/>
    </w:rPr>
  </w:style>
  <w:style w:type="paragraph" w:styleId="TOC5">
    <w:name w:val="toc 5"/>
    <w:basedOn w:val="Normal"/>
    <w:next w:val="Normal"/>
    <w:autoRedefine/>
    <w:uiPriority w:val="39"/>
    <w:unhideWhenUsed/>
    <w:rsid w:val="008C4354"/>
    <w:pPr>
      <w:widowControl w:val="0"/>
      <w:spacing w:before="0" w:after="0"/>
      <w:ind w:left="1267" w:right="504"/>
    </w:pPr>
    <w:rPr>
      <w:rFonts w:eastAsia="Calibri" w:cs="Times New Roman"/>
    </w:rPr>
  </w:style>
  <w:style w:type="paragraph" w:customStyle="1" w:styleId="TableofTables">
    <w:name w:val="Table of Tables"/>
    <w:basedOn w:val="TableofFigures"/>
    <w:next w:val="Normal"/>
    <w:uiPriority w:val="49"/>
    <w:semiHidden/>
    <w:rsid w:val="008C4354"/>
    <w:pPr>
      <w:tabs>
        <w:tab w:val="right" w:leader="dot" w:pos="9350"/>
      </w:tabs>
      <w:ind w:left="979" w:hanging="979"/>
    </w:pPr>
    <w:rPr>
      <w:noProof/>
    </w:rPr>
  </w:style>
  <w:style w:type="paragraph" w:styleId="ListNumber2">
    <w:name w:val="List Number 2"/>
    <w:basedOn w:val="Normal"/>
    <w:uiPriority w:val="99"/>
    <w:semiHidden/>
    <w:unhideWhenUsed/>
    <w:rsid w:val="008C4354"/>
    <w:pPr>
      <w:widowControl w:val="0"/>
      <w:numPr>
        <w:numId w:val="30"/>
      </w:numPr>
      <w:spacing w:before="0" w:after="0"/>
      <w:contextualSpacing/>
    </w:pPr>
    <w:rPr>
      <w:rFonts w:eastAsia="Calibri" w:cs="Times New Roman"/>
    </w:rPr>
  </w:style>
  <w:style w:type="paragraph" w:styleId="TOC8">
    <w:name w:val="toc 8"/>
    <w:basedOn w:val="Normal"/>
    <w:next w:val="Normal"/>
    <w:autoRedefine/>
    <w:uiPriority w:val="39"/>
    <w:semiHidden/>
    <w:unhideWhenUsed/>
    <w:rsid w:val="008C4354"/>
    <w:pPr>
      <w:widowControl w:val="0"/>
      <w:spacing w:before="0"/>
      <w:ind w:left="1008" w:right="576" w:hanging="1008"/>
    </w:pPr>
    <w:rPr>
      <w:rFonts w:eastAsia="Calibri" w:cs="Times New Roman"/>
    </w:rPr>
  </w:style>
  <w:style w:type="numbering" w:customStyle="1" w:styleId="AppendixStyle">
    <w:name w:val="Appendix Style"/>
    <w:uiPriority w:val="99"/>
    <w:rsid w:val="008C4354"/>
    <w:pPr>
      <w:numPr>
        <w:numId w:val="32"/>
      </w:numPr>
    </w:pPr>
  </w:style>
  <w:style w:type="numbering" w:customStyle="1" w:styleId="ChapterStyle">
    <w:name w:val="Chapter Style"/>
    <w:uiPriority w:val="99"/>
    <w:rsid w:val="008C4354"/>
    <w:pPr>
      <w:numPr>
        <w:numId w:val="33"/>
      </w:numPr>
    </w:pPr>
  </w:style>
  <w:style w:type="paragraph" w:customStyle="1" w:styleId="EqnSty">
    <w:name w:val="EqnSty"/>
    <w:basedOn w:val="Body"/>
    <w:uiPriority w:val="9"/>
    <w:qFormat/>
    <w:rsid w:val="008C4354"/>
    <w:pPr>
      <w:tabs>
        <w:tab w:val="center" w:pos="4500"/>
        <w:tab w:val="right" w:pos="8986"/>
      </w:tabs>
      <w:spacing w:line="240" w:lineRule="auto"/>
      <w:ind w:firstLine="0"/>
      <w:jc w:val="center"/>
    </w:pPr>
    <w:rPr>
      <w:rFonts w:ascii="Cambria Math" w:hAnsi="Cambria Math"/>
      <w:i/>
    </w:rPr>
  </w:style>
  <w:style w:type="paragraph" w:customStyle="1" w:styleId="References">
    <w:name w:val="References"/>
    <w:basedOn w:val="Body"/>
    <w:uiPriority w:val="9"/>
    <w:qFormat/>
    <w:rsid w:val="008C4354"/>
    <w:pPr>
      <w:keepLines/>
      <w:spacing w:after="240" w:line="240" w:lineRule="auto"/>
      <w:ind w:left="720" w:hanging="720"/>
    </w:pPr>
  </w:style>
  <w:style w:type="character" w:customStyle="1" w:styleId="UnresolvedMention2">
    <w:name w:val="Unresolved Mention2"/>
    <w:uiPriority w:val="99"/>
    <w:semiHidden/>
    <w:unhideWhenUsed/>
    <w:rsid w:val="008C4354"/>
    <w:rPr>
      <w:color w:val="605E5C"/>
      <w:shd w:val="clear" w:color="auto" w:fill="E1DFDD"/>
    </w:rPr>
  </w:style>
  <w:style w:type="paragraph" w:customStyle="1" w:styleId="m-5394878258787082074msolistparagraph">
    <w:name w:val="m_-5394878258787082074msolistparagraph"/>
    <w:basedOn w:val="Normal"/>
    <w:rsid w:val="008C4354"/>
    <w:pPr>
      <w:spacing w:before="100" w:beforeAutospacing="1" w:after="100" w:afterAutospacing="1"/>
    </w:pPr>
    <w:rPr>
      <w:rFonts w:eastAsia="Times New Roman" w:cs="Times New Roman"/>
      <w:szCs w:val="24"/>
    </w:rPr>
  </w:style>
  <w:style w:type="paragraph" w:customStyle="1" w:styleId="Default">
    <w:name w:val="Default"/>
    <w:rsid w:val="008C4354"/>
    <w:pPr>
      <w:autoSpaceDE w:val="0"/>
      <w:autoSpaceDN w:val="0"/>
      <w:adjustRightInd w:val="0"/>
      <w:spacing w:after="0" w:line="240" w:lineRule="auto"/>
    </w:pPr>
    <w:rPr>
      <w:rFonts w:ascii="Charis SIL" w:eastAsia="Calibri" w:hAnsi="Charis SIL" w:cs="Charis SIL"/>
      <w:color w:val="000000"/>
      <w:sz w:val="24"/>
      <w:szCs w:val="24"/>
    </w:rPr>
  </w:style>
  <w:style w:type="character" w:customStyle="1" w:styleId="UnresolvedMention3">
    <w:name w:val="Unresolved Mention3"/>
    <w:uiPriority w:val="99"/>
    <w:semiHidden/>
    <w:unhideWhenUsed/>
    <w:rsid w:val="008C43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52381">
      <w:bodyDiv w:val="1"/>
      <w:marLeft w:val="0"/>
      <w:marRight w:val="0"/>
      <w:marTop w:val="0"/>
      <w:marBottom w:val="0"/>
      <w:divBdr>
        <w:top w:val="none" w:sz="0" w:space="0" w:color="auto"/>
        <w:left w:val="none" w:sz="0" w:space="0" w:color="auto"/>
        <w:bottom w:val="none" w:sz="0" w:space="0" w:color="auto"/>
        <w:right w:val="none" w:sz="0" w:space="0" w:color="auto"/>
      </w:divBdr>
    </w:div>
    <w:div w:id="83501254">
      <w:bodyDiv w:val="1"/>
      <w:marLeft w:val="0"/>
      <w:marRight w:val="0"/>
      <w:marTop w:val="0"/>
      <w:marBottom w:val="0"/>
      <w:divBdr>
        <w:top w:val="none" w:sz="0" w:space="0" w:color="auto"/>
        <w:left w:val="none" w:sz="0" w:space="0" w:color="auto"/>
        <w:bottom w:val="none" w:sz="0" w:space="0" w:color="auto"/>
        <w:right w:val="none" w:sz="0" w:space="0" w:color="auto"/>
      </w:divBdr>
    </w:div>
    <w:div w:id="171993267">
      <w:bodyDiv w:val="1"/>
      <w:marLeft w:val="0"/>
      <w:marRight w:val="0"/>
      <w:marTop w:val="0"/>
      <w:marBottom w:val="0"/>
      <w:divBdr>
        <w:top w:val="none" w:sz="0" w:space="0" w:color="auto"/>
        <w:left w:val="none" w:sz="0" w:space="0" w:color="auto"/>
        <w:bottom w:val="none" w:sz="0" w:space="0" w:color="auto"/>
        <w:right w:val="none" w:sz="0" w:space="0" w:color="auto"/>
      </w:divBdr>
    </w:div>
    <w:div w:id="172378620">
      <w:bodyDiv w:val="1"/>
      <w:marLeft w:val="0"/>
      <w:marRight w:val="0"/>
      <w:marTop w:val="0"/>
      <w:marBottom w:val="0"/>
      <w:divBdr>
        <w:top w:val="none" w:sz="0" w:space="0" w:color="auto"/>
        <w:left w:val="none" w:sz="0" w:space="0" w:color="auto"/>
        <w:bottom w:val="none" w:sz="0" w:space="0" w:color="auto"/>
        <w:right w:val="none" w:sz="0" w:space="0" w:color="auto"/>
      </w:divBdr>
    </w:div>
    <w:div w:id="330254591">
      <w:bodyDiv w:val="1"/>
      <w:marLeft w:val="0"/>
      <w:marRight w:val="0"/>
      <w:marTop w:val="0"/>
      <w:marBottom w:val="0"/>
      <w:divBdr>
        <w:top w:val="none" w:sz="0" w:space="0" w:color="auto"/>
        <w:left w:val="none" w:sz="0" w:space="0" w:color="auto"/>
        <w:bottom w:val="none" w:sz="0" w:space="0" w:color="auto"/>
        <w:right w:val="none" w:sz="0" w:space="0" w:color="auto"/>
      </w:divBdr>
    </w:div>
    <w:div w:id="368335732">
      <w:bodyDiv w:val="1"/>
      <w:marLeft w:val="0"/>
      <w:marRight w:val="0"/>
      <w:marTop w:val="0"/>
      <w:marBottom w:val="0"/>
      <w:divBdr>
        <w:top w:val="none" w:sz="0" w:space="0" w:color="auto"/>
        <w:left w:val="none" w:sz="0" w:space="0" w:color="auto"/>
        <w:bottom w:val="none" w:sz="0" w:space="0" w:color="auto"/>
        <w:right w:val="none" w:sz="0" w:space="0" w:color="auto"/>
      </w:divBdr>
    </w:div>
    <w:div w:id="476724946">
      <w:bodyDiv w:val="1"/>
      <w:marLeft w:val="0"/>
      <w:marRight w:val="0"/>
      <w:marTop w:val="0"/>
      <w:marBottom w:val="0"/>
      <w:divBdr>
        <w:top w:val="none" w:sz="0" w:space="0" w:color="auto"/>
        <w:left w:val="none" w:sz="0" w:space="0" w:color="auto"/>
        <w:bottom w:val="none" w:sz="0" w:space="0" w:color="auto"/>
        <w:right w:val="none" w:sz="0" w:space="0" w:color="auto"/>
      </w:divBdr>
    </w:div>
    <w:div w:id="566258189">
      <w:bodyDiv w:val="1"/>
      <w:marLeft w:val="0"/>
      <w:marRight w:val="0"/>
      <w:marTop w:val="0"/>
      <w:marBottom w:val="0"/>
      <w:divBdr>
        <w:top w:val="none" w:sz="0" w:space="0" w:color="auto"/>
        <w:left w:val="none" w:sz="0" w:space="0" w:color="auto"/>
        <w:bottom w:val="none" w:sz="0" w:space="0" w:color="auto"/>
        <w:right w:val="none" w:sz="0" w:space="0" w:color="auto"/>
      </w:divBdr>
    </w:div>
    <w:div w:id="625626042">
      <w:bodyDiv w:val="1"/>
      <w:marLeft w:val="0"/>
      <w:marRight w:val="0"/>
      <w:marTop w:val="0"/>
      <w:marBottom w:val="0"/>
      <w:divBdr>
        <w:top w:val="none" w:sz="0" w:space="0" w:color="auto"/>
        <w:left w:val="none" w:sz="0" w:space="0" w:color="auto"/>
        <w:bottom w:val="none" w:sz="0" w:space="0" w:color="auto"/>
        <w:right w:val="none" w:sz="0" w:space="0" w:color="auto"/>
      </w:divBdr>
    </w:div>
    <w:div w:id="708914826">
      <w:bodyDiv w:val="1"/>
      <w:marLeft w:val="0"/>
      <w:marRight w:val="0"/>
      <w:marTop w:val="0"/>
      <w:marBottom w:val="0"/>
      <w:divBdr>
        <w:top w:val="none" w:sz="0" w:space="0" w:color="auto"/>
        <w:left w:val="none" w:sz="0" w:space="0" w:color="auto"/>
        <w:bottom w:val="none" w:sz="0" w:space="0" w:color="auto"/>
        <w:right w:val="none" w:sz="0" w:space="0" w:color="auto"/>
      </w:divBdr>
    </w:div>
    <w:div w:id="935138230">
      <w:bodyDiv w:val="1"/>
      <w:marLeft w:val="0"/>
      <w:marRight w:val="0"/>
      <w:marTop w:val="0"/>
      <w:marBottom w:val="0"/>
      <w:divBdr>
        <w:top w:val="none" w:sz="0" w:space="0" w:color="auto"/>
        <w:left w:val="none" w:sz="0" w:space="0" w:color="auto"/>
        <w:bottom w:val="none" w:sz="0" w:space="0" w:color="auto"/>
        <w:right w:val="none" w:sz="0" w:space="0" w:color="auto"/>
      </w:divBdr>
    </w:div>
    <w:div w:id="955986400">
      <w:bodyDiv w:val="1"/>
      <w:marLeft w:val="0"/>
      <w:marRight w:val="0"/>
      <w:marTop w:val="0"/>
      <w:marBottom w:val="0"/>
      <w:divBdr>
        <w:top w:val="none" w:sz="0" w:space="0" w:color="auto"/>
        <w:left w:val="none" w:sz="0" w:space="0" w:color="auto"/>
        <w:bottom w:val="none" w:sz="0" w:space="0" w:color="auto"/>
        <w:right w:val="none" w:sz="0" w:space="0" w:color="auto"/>
      </w:divBdr>
    </w:div>
    <w:div w:id="1002313091">
      <w:bodyDiv w:val="1"/>
      <w:marLeft w:val="0"/>
      <w:marRight w:val="0"/>
      <w:marTop w:val="0"/>
      <w:marBottom w:val="0"/>
      <w:divBdr>
        <w:top w:val="none" w:sz="0" w:space="0" w:color="auto"/>
        <w:left w:val="none" w:sz="0" w:space="0" w:color="auto"/>
        <w:bottom w:val="none" w:sz="0" w:space="0" w:color="auto"/>
        <w:right w:val="none" w:sz="0" w:space="0" w:color="auto"/>
      </w:divBdr>
    </w:div>
    <w:div w:id="2108455780">
      <w:bodyDiv w:val="1"/>
      <w:marLeft w:val="0"/>
      <w:marRight w:val="0"/>
      <w:marTop w:val="0"/>
      <w:marBottom w:val="0"/>
      <w:divBdr>
        <w:top w:val="none" w:sz="0" w:space="0" w:color="auto"/>
        <w:left w:val="none" w:sz="0" w:space="0" w:color="auto"/>
        <w:bottom w:val="none" w:sz="0" w:space="0" w:color="auto"/>
        <w:right w:val="none" w:sz="0" w:space="0" w:color="auto"/>
      </w:divBdr>
    </w:div>
    <w:div w:id="2130515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microsoft.com/office/2018/08/relationships/commentsExtensible" Target="commentsExtensible.xml"/><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eader" Target="header3.xml"/><Relationship Id="rId17" Type="http://schemas.microsoft.com/office/2016/09/relationships/commentsIds" Target="commentsIds.xml"/><Relationship Id="rId25"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4.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7.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hyperlink" Target="https://doi.org/10.3389/fpls.2017.00284"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header" Target="header5.xml"/><Relationship Id="rId30" Type="http://schemas.openxmlformats.org/officeDocument/2006/relationships/header" Target="header6.xml"/><Relationship Id="rId8" Type="http://schemas.openxmlformats.org/officeDocument/2006/relationships/hyperlink" Target="mailto:virginia.nichols@gmail.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hua.stocco\Documents\Templates\Frontiers_Word_Templates\Frontier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6769BF14-63E6-4098-96FB-721C25CDA0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Frontiers_template</Template>
  <TotalTime>77</TotalTime>
  <Pages>44</Pages>
  <Words>7856</Words>
  <Characters>44783</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Lucie Senn</dc:creator>
  <cp:keywords/>
  <dc:description/>
  <cp:lastModifiedBy>Gina Nichols</cp:lastModifiedBy>
  <cp:revision>4</cp:revision>
  <cp:lastPrinted>2013-10-03T12:51:00Z</cp:lastPrinted>
  <dcterms:created xsi:type="dcterms:W3CDTF">2022-09-09T20:26:00Z</dcterms:created>
  <dcterms:modified xsi:type="dcterms:W3CDTF">2022-09-28T14:00:00Z</dcterms:modified>
</cp:coreProperties>
</file>