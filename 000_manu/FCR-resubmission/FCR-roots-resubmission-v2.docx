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9436AF0" w:rsidR="002868E2" w:rsidRPr="00C718B4" w:rsidRDefault="00B251FE" w:rsidP="00376CC5">
      <w:pPr>
        <w:pStyle w:val="Title"/>
      </w:pPr>
      <w:r>
        <w:t>Impacts of cropping system history on maize roots</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r w:rsidR="00061C8A" w:rsidRPr="00C718B4">
        <w:rPr>
          <w:vertAlign w:val="superscript"/>
        </w:rPr>
        <w:t>1</w:t>
      </w:r>
      <w:r w:rsidR="00FB6615" w:rsidRPr="00C718B4">
        <w:rPr>
          <w:vertAlign w:val="superscript"/>
        </w:rPr>
        <w:t xml:space="preserve"> </w:t>
      </w:r>
      <w:r w:rsidR="00FB6615" w:rsidRPr="00C718B4">
        <w:t>, Matt Liebman</w:t>
      </w:r>
      <w:r w:rsidR="00061C8A" w:rsidRPr="00C718B4">
        <w:rPr>
          <w:vertAlign w:val="superscript"/>
        </w:rPr>
        <w:t>1</w:t>
      </w:r>
    </w:p>
    <w:p w14:paraId="59C5823C" w14:textId="5DD11C8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033D37A2" w:rsidR="002868E2" w:rsidRPr="00C718B4" w:rsidRDefault="00061C8A" w:rsidP="006B2D5B">
      <w:pPr>
        <w:spacing w:before="240" w:after="0"/>
        <w:rPr>
          <w:rFonts w:cs="Times New Roman"/>
          <w:b/>
          <w:szCs w:val="24"/>
        </w:rPr>
      </w:pPr>
      <w:r w:rsidRPr="00C718B4">
        <w:rPr>
          <w:rFonts w:cs="Times New Roman"/>
          <w:szCs w:val="24"/>
          <w:vertAlign w:val="superscript"/>
        </w:rPr>
        <w:t>2</w:t>
      </w:r>
      <w:r w:rsidR="00CF21C6" w:rsidRPr="00C718B4">
        <w:rPr>
          <w:rFonts w:cs="Times New Roman"/>
          <w:szCs w:val="24"/>
        </w:rPr>
        <w:t>Department of Plant Science, University of California, Davis, California, USA</w:t>
      </w:r>
    </w:p>
    <w:p w14:paraId="3D16EC76" w14:textId="6EEC57B8"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496942E3" w:rsidR="00FB6615" w:rsidRPr="00C718B4" w:rsidRDefault="00FB6615" w:rsidP="00671D9A">
      <w:pPr>
        <w:spacing w:before="240" w:after="0"/>
        <w:rPr>
          <w:rFonts w:cs="Times New Roman"/>
          <w:b/>
          <w:szCs w:val="24"/>
        </w:rPr>
      </w:pPr>
      <w:r w:rsidRPr="00C718B4">
        <w:rPr>
          <w:rFonts w:cs="Times New Roman"/>
          <w:szCs w:val="24"/>
        </w:rPr>
        <w:t>(Present address) 16146 Grange Road, Paonia, CO 81248</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4E432374"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complex four-year rotation yielded an average of 8% higher than maize grown in </w:t>
      </w:r>
      <w:r w:rsidR="00F1383F">
        <w:rPr>
          <w:color w:val="auto"/>
        </w:rPr>
        <w:t>the</w:t>
      </w:r>
      <w:r w:rsidRPr="00C718B4">
        <w:rPr>
          <w:color w:val="auto"/>
        </w:rPr>
        <w:t xml:space="preserve"> simple two-year </w:t>
      </w:r>
      <w:r w:rsidR="00AC3796" w:rsidRPr="00C718B4">
        <w:rPr>
          <w:color w:val="auto"/>
        </w:rPr>
        <w:t>rotation</w:t>
      </w:r>
    </w:p>
    <w:p w14:paraId="6E3CD9C4" w14:textId="43B57C92"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w:t>
      </w:r>
      <w:del w:id="0" w:author="Virginia Nichols" w:date="2024-01-11T16:10:00Z">
        <w:r w:rsidRPr="00C718B4" w:rsidDel="00CD0A36">
          <w:rPr>
            <w:color w:val="auto"/>
          </w:rPr>
          <w:delText>complex rotation</w:delText>
        </w:r>
      </w:del>
      <w:ins w:id="1" w:author="Virginia Nichols" w:date="2024-01-11T16:10:00Z">
        <w:r w:rsidR="00CD0A36">
          <w:rPr>
            <w:color w:val="auto"/>
          </w:rPr>
          <w:t>extended rotation</w:t>
        </w:r>
      </w:ins>
      <w:r w:rsidRPr="00C718B4">
        <w:rPr>
          <w:color w:val="auto"/>
        </w:rPr>
        <w:t xml:space="preserve"> </w:t>
      </w:r>
      <w:del w:id="2" w:author="Virginia Nichols" w:date="2024-01-17T09:12:00Z">
        <w:r w:rsidRPr="00C718B4" w:rsidDel="006C2C11">
          <w:rPr>
            <w:color w:val="auto"/>
          </w:rPr>
          <w:delText xml:space="preserve">was </w:delText>
        </w:r>
      </w:del>
      <w:ins w:id="3" w:author="Virginia Nichols" w:date="2024-01-17T09:12:00Z">
        <w:r w:rsidR="006C2C11">
          <w:rPr>
            <w:color w:val="auto"/>
          </w:rPr>
          <w:t>averaged</w:t>
        </w:r>
        <w:r w:rsidR="006C2C11" w:rsidRPr="00C718B4">
          <w:rPr>
            <w:color w:val="auto"/>
          </w:rPr>
          <w:t xml:space="preserve"> </w:t>
        </w:r>
      </w:ins>
      <w:r w:rsidRPr="00C718B4">
        <w:rPr>
          <w:color w:val="auto"/>
        </w:rPr>
        <w:t xml:space="preserve">11% deeper compared to </w:t>
      </w:r>
      <w:r w:rsidR="000B39BD">
        <w:rPr>
          <w:color w:val="auto"/>
        </w:rPr>
        <w:t>the</w:t>
      </w:r>
      <w:r w:rsidRPr="00C718B4">
        <w:rPr>
          <w:color w:val="auto"/>
        </w:rPr>
        <w:t xml:space="preserve"> </w:t>
      </w:r>
      <w:del w:id="4" w:author="Virginia Nichols" w:date="2024-01-11T16:11:00Z">
        <w:r w:rsidRPr="00C718B4" w:rsidDel="00CD0A36">
          <w:rPr>
            <w:color w:val="auto"/>
          </w:rPr>
          <w:delText>simple rotation</w:delText>
        </w:r>
      </w:del>
      <w:ins w:id="5" w:author="Virginia Nichols" w:date="2024-01-11T16:11:00Z">
        <w:r w:rsidR="00CD0A36">
          <w:rPr>
            <w:color w:val="auto"/>
          </w:rPr>
          <w:t>short rotation</w:t>
        </w:r>
      </w:ins>
    </w:p>
    <w:p w14:paraId="2F7B31EF" w14:textId="17EB6C20" w:rsidR="00FB6615" w:rsidRPr="00C718B4" w:rsidRDefault="00FB6615" w:rsidP="00FB6615">
      <w:pPr>
        <w:pStyle w:val="Body"/>
        <w:numPr>
          <w:ilvl w:val="0"/>
          <w:numId w:val="27"/>
        </w:numPr>
        <w:rPr>
          <w:color w:val="auto"/>
        </w:rPr>
      </w:pPr>
      <w:r w:rsidRPr="00C718B4">
        <w:rPr>
          <w:color w:val="auto"/>
        </w:rPr>
        <w:t xml:space="preserve">Maize grown in the </w:t>
      </w:r>
      <w:del w:id="6" w:author="Virginia Nichols" w:date="2024-01-11T16:11:00Z">
        <w:r w:rsidR="000B39BD" w:rsidDel="00CD0A36">
          <w:rPr>
            <w:color w:val="auto"/>
          </w:rPr>
          <w:delText xml:space="preserve">simple </w:delText>
        </w:r>
        <w:r w:rsidRPr="00C718B4" w:rsidDel="00CD0A36">
          <w:rPr>
            <w:color w:val="auto"/>
          </w:rPr>
          <w:delText>rotation</w:delText>
        </w:r>
      </w:del>
      <w:ins w:id="7" w:author="Virginia Nichols" w:date="2024-01-11T16:11:00Z">
        <w:r w:rsidR="00CD0A36">
          <w:rPr>
            <w:color w:val="auto"/>
          </w:rPr>
          <w:t>short rotation</w:t>
        </w:r>
      </w:ins>
      <w:r w:rsidR="00061C8A" w:rsidRPr="00C718B4">
        <w:rPr>
          <w:color w:val="auto"/>
        </w:rPr>
        <w:t xml:space="preserve"> </w:t>
      </w:r>
      <w:r w:rsidR="00F1383F">
        <w:rPr>
          <w:color w:val="auto"/>
        </w:rPr>
        <w:t xml:space="preserve">invested more root biomass in the </w:t>
      </w:r>
      <w:r w:rsidRPr="00C718B4">
        <w:rPr>
          <w:color w:val="auto"/>
        </w:rPr>
        <w:t>0-15 cm soil profile</w:t>
      </w:r>
      <w:r w:rsidR="00F1383F">
        <w:rPr>
          <w:color w:val="auto"/>
        </w:rPr>
        <w:t xml:space="preserve"> compared to </w:t>
      </w:r>
      <w:r w:rsidR="000B39BD">
        <w:rPr>
          <w:color w:val="auto"/>
        </w:rPr>
        <w:t xml:space="preserve">the </w:t>
      </w:r>
      <w:del w:id="8" w:author="Virginia Nichols" w:date="2024-01-11T16:10:00Z">
        <w:r w:rsidR="000B39BD" w:rsidDel="00CD0A36">
          <w:rPr>
            <w:color w:val="auto"/>
          </w:rPr>
          <w:delText>complex rotation</w:delText>
        </w:r>
      </w:del>
      <w:ins w:id="9" w:author="Virginia Nichols" w:date="2024-01-11T16:10:00Z">
        <w:r w:rsidR="00CD0A36">
          <w:rPr>
            <w:color w:val="auto"/>
          </w:rPr>
          <w:t>extended rotation</w:t>
        </w:r>
      </w:ins>
    </w:p>
    <w:p w14:paraId="24376FDF" w14:textId="3D9FB389"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del w:id="10" w:author="Virginia Nichols" w:date="2024-01-11T16:10:00Z">
        <w:r w:rsidRPr="00C718B4" w:rsidDel="00CD0A36">
          <w:rPr>
            <w:color w:val="auto"/>
          </w:rPr>
          <w:delText>complex rotation</w:delText>
        </w:r>
      </w:del>
      <w:ins w:id="11" w:author="Virginia Nichols" w:date="2024-01-11T16:10:00Z">
        <w:r w:rsidR="00CD0A36">
          <w:rPr>
            <w:color w:val="auto"/>
          </w:rPr>
          <w:t>extended rotation</w:t>
        </w:r>
      </w:ins>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to </w:t>
      </w:r>
      <w:r w:rsidR="00F1383F">
        <w:rPr>
          <w:color w:val="auto"/>
        </w:rPr>
        <w:t>the</w:t>
      </w:r>
      <w:r w:rsidRPr="00C718B4">
        <w:rPr>
          <w:color w:val="auto"/>
        </w:rPr>
        <w:t xml:space="preserve"> </w:t>
      </w:r>
      <w:del w:id="12" w:author="Virginia Nichols" w:date="2024-01-11T16:11:00Z">
        <w:r w:rsidRPr="00C718B4" w:rsidDel="00CD0A36">
          <w:rPr>
            <w:color w:val="auto"/>
          </w:rPr>
          <w:delText>simple rotation</w:delText>
        </w:r>
      </w:del>
      <w:ins w:id="13" w:author="Virginia Nichols" w:date="2024-01-11T16:11:00Z">
        <w:r w:rsidR="00CD0A36">
          <w:rPr>
            <w:color w:val="auto"/>
          </w:rPr>
          <w:t>short rotation</w:t>
        </w:r>
      </w:ins>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r w:rsidRPr="00C718B4">
        <w:rPr>
          <w:i/>
          <w:iCs/>
          <w:color w:val="auto"/>
        </w:rPr>
        <w:t xml:space="preserve">Zea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7EE33D"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different root characteristics compared to maize grown in alteration with one crop, 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6E86991D" w:rsidR="004A7C0F" w:rsidRPr="00C718B4" w:rsidRDefault="00AC3796" w:rsidP="004A7C0F">
      <w:pPr>
        <w:pStyle w:val="Body"/>
        <w:ind w:firstLine="0"/>
        <w:rPr>
          <w:color w:val="auto"/>
        </w:rPr>
      </w:pPr>
      <w:r w:rsidRPr="00C718B4">
        <w:rPr>
          <w:color w:val="auto"/>
        </w:rPr>
        <w:t>Using a long-term experiment in place since 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maize-soybean (</w:t>
      </w:r>
      <w:r w:rsidR="00FB6615" w:rsidRPr="00C718B4">
        <w:rPr>
          <w:i/>
          <w:iCs/>
          <w:color w:val="auto"/>
        </w:rPr>
        <w:t xml:space="preserve">Glycine max </w:t>
      </w:r>
      <w:r w:rsidR="00FB6615" w:rsidRPr="00C718B4">
        <w:rPr>
          <w:color w:val="auto"/>
        </w:rPr>
        <w:t>[L.] Merr</w:t>
      </w:r>
      <w:ins w:id="14" w:author="Gina Nichols" w:date="2023-07-26T15:39:00Z">
        <w:r w:rsidR="006B1083">
          <w:rPr>
            <w:color w:val="auto"/>
          </w:rPr>
          <w:t>)</w:t>
        </w:r>
      </w:ins>
      <w:ins w:id="15" w:author="Gina Nichols" w:date="2023-07-26T15:40:00Z">
        <w:r w:rsidR="006B1083">
          <w:rPr>
            <w:color w:val="auto"/>
          </w:rPr>
          <w:t xml:space="preserve"> using inorganic sources of nitrogen (N) and maximum tillage depths of </w:t>
        </w:r>
      </w:ins>
      <w:r w:rsidR="001048A0">
        <w:rPr>
          <w:color w:val="auto"/>
        </w:rPr>
        <w:t>15 cm</w:t>
      </w:r>
      <w:ins w:id="16" w:author="Gina Nichols" w:date="2023-07-26T15:40:00Z">
        <w:r w:rsidR="006B1083">
          <w:rPr>
            <w:color w:val="auto"/>
          </w:rPr>
          <w:t xml:space="preserve"> (</w:t>
        </w:r>
      </w:ins>
      <w:ins w:id="17" w:author="Gina Nichols" w:date="2023-07-26T15:36:00Z">
        <w:r w:rsidR="00435182">
          <w:rPr>
            <w:color w:val="auto"/>
          </w:rPr>
          <w:t>hereafter the ‘</w:t>
        </w:r>
        <w:del w:id="18" w:author="Virginia Nichols" w:date="2024-01-11T16:08:00Z">
          <w:r w:rsidR="00435182" w:rsidDel="00CD0A36">
            <w:rPr>
              <w:color w:val="auto"/>
            </w:rPr>
            <w:delText>simple</w:delText>
          </w:r>
        </w:del>
      </w:ins>
      <w:ins w:id="19" w:author="Virginia Nichols" w:date="2024-01-11T16:08:00Z">
        <w:r w:rsidR="00CD0A36">
          <w:rPr>
            <w:color w:val="auto"/>
          </w:rPr>
          <w:t>short</w:t>
        </w:r>
      </w:ins>
      <w:ins w:id="20" w:author="Gina Nichols" w:date="2023-07-26T15:37:00Z">
        <w:r w:rsidR="00435182">
          <w:rPr>
            <w:color w:val="auto"/>
          </w:rPr>
          <w:t xml:space="preserve"> rotation’</w:t>
        </w:r>
      </w:ins>
      <w:r w:rsidR="00FB6615" w:rsidRPr="00C718B4">
        <w:rPr>
          <w:color w:val="auto"/>
        </w:rPr>
        <w:t>), and an extended 4-year rotation of maize-soybean-oat (</w:t>
      </w:r>
      <w:r w:rsidR="00FB6615" w:rsidRPr="00C718B4">
        <w:rPr>
          <w:i/>
          <w:iCs/>
          <w:color w:val="auto"/>
        </w:rPr>
        <w:t xml:space="preserve">Avena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w:t>
      </w:r>
      <w:ins w:id="21" w:author="Gina Nichols" w:date="2023-07-26T15:41:00Z">
        <w:r w:rsidR="006B1083">
          <w:rPr>
            <w:color w:val="auto"/>
          </w:rPr>
          <w:t xml:space="preserve">using a mix of organic and inorganic N sources and </w:t>
        </w:r>
      </w:ins>
      <w:r w:rsidR="001048A0">
        <w:rPr>
          <w:color w:val="auto"/>
        </w:rPr>
        <w:t>inversion tillage</w:t>
      </w:r>
      <w:ins w:id="22" w:author="Virginia Nichols" w:date="2024-01-11T15:14:00Z">
        <w:r w:rsidR="00F10C48">
          <w:rPr>
            <w:color w:val="auto"/>
          </w:rPr>
          <w:t xml:space="preserve"> to </w:t>
        </w:r>
      </w:ins>
      <w:ins w:id="23" w:author="Virginia Nichols" w:date="2024-01-11T15:15:00Z">
        <w:r w:rsidR="00F10C48">
          <w:rPr>
            <w:color w:val="auto"/>
          </w:rPr>
          <w:t>25</w:t>
        </w:r>
      </w:ins>
      <w:ins w:id="24" w:author="Virginia Nichols" w:date="2024-01-11T15:14:00Z">
        <w:r w:rsidR="00F10C48">
          <w:rPr>
            <w:color w:val="auto"/>
          </w:rPr>
          <w:t xml:space="preserve"> cm</w:t>
        </w:r>
      </w:ins>
      <w:ins w:id="25" w:author="Virginia Nichols" w:date="2024-01-11T15:15:00Z">
        <w:r w:rsidR="00F10C48">
          <w:rPr>
            <w:color w:val="auto"/>
          </w:rPr>
          <w:t xml:space="preserve"> depths</w:t>
        </w:r>
      </w:ins>
      <w:r w:rsidR="001048A0">
        <w:rPr>
          <w:color w:val="auto"/>
        </w:rPr>
        <w:t xml:space="preserve"> (</w:t>
      </w:r>
      <w:ins w:id="26" w:author="Gina Nichols" w:date="2023-07-26T15:37:00Z">
        <w:r w:rsidR="00435182">
          <w:rPr>
            <w:color w:val="auto"/>
          </w:rPr>
          <w:t>hereafter the ‘</w:t>
        </w:r>
        <w:del w:id="27" w:author="Virginia Nichols" w:date="2024-01-11T16:08:00Z">
          <w:r w:rsidR="00435182" w:rsidDel="00CD0A36">
            <w:rPr>
              <w:color w:val="auto"/>
            </w:rPr>
            <w:delText>complex</w:delText>
          </w:r>
        </w:del>
      </w:ins>
      <w:ins w:id="28" w:author="Virginia Nichols" w:date="2024-01-11T16:08:00Z">
        <w:r w:rsidR="00CD0A36">
          <w:rPr>
            <w:color w:val="auto"/>
          </w:rPr>
          <w:t>extended</w:t>
        </w:r>
      </w:ins>
      <w:ins w:id="29" w:author="Gina Nichols" w:date="2023-07-26T15:37:00Z">
        <w:r w:rsidR="00435182">
          <w:rPr>
            <w:color w:val="auto"/>
          </w:rPr>
          <w:t xml:space="preserve"> ro</w:t>
        </w:r>
      </w:ins>
      <w:ins w:id="30" w:author="Gina Nichols" w:date="2023-07-26T15:39:00Z">
        <w:r w:rsidR="006B1083">
          <w:rPr>
            <w:color w:val="auto"/>
          </w:rPr>
          <w:t>t</w:t>
        </w:r>
      </w:ins>
      <w:ins w:id="31" w:author="Gina Nichols" w:date="2023-07-26T15:37:00Z">
        <w:r w:rsidR="00435182">
          <w:rPr>
            <w:color w:val="auto"/>
          </w:rPr>
          <w:t>ation’)</w:t>
        </w:r>
      </w:ins>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3FFDFB21" w:rsidR="004A7C0F" w:rsidRPr="00C718B4" w:rsidRDefault="00FB6615" w:rsidP="004A7C0F">
      <w:pPr>
        <w:pStyle w:val="Body"/>
        <w:ind w:firstLine="0"/>
        <w:rPr>
          <w:color w:val="auto"/>
        </w:rPr>
      </w:pPr>
      <w:r w:rsidRPr="00C718B4">
        <w:rPr>
          <w:color w:val="auto"/>
        </w:rPr>
        <w:t xml:space="preserve">From 2013-2020, maize grain yields averaged 8% higher in the </w:t>
      </w:r>
      <w:del w:id="32" w:author="Virginia Nichols" w:date="2024-01-11T16:08:00Z">
        <w:r w:rsidRPr="00C718B4" w:rsidDel="00CD0A36">
          <w:rPr>
            <w:color w:val="auto"/>
          </w:rPr>
          <w:delText xml:space="preserve">complex </w:delText>
        </w:r>
      </w:del>
      <w:ins w:id="33" w:author="Virginia Nichols" w:date="2024-01-11T16:08:00Z">
        <w:r w:rsidR="00CD0A36">
          <w:rPr>
            <w:color w:val="auto"/>
          </w:rPr>
          <w:t>extended</w:t>
        </w:r>
        <w:r w:rsidR="00CD0A36" w:rsidRPr="00C718B4">
          <w:rPr>
            <w:color w:val="auto"/>
          </w:rPr>
          <w:t xml:space="preserve"> </w:t>
        </w:r>
      </w:ins>
      <w:r w:rsidRPr="00C718B4">
        <w:rPr>
          <w:color w:val="auto"/>
        </w:rPr>
        <w:t xml:space="preserve">compared to the </w:t>
      </w:r>
      <w:del w:id="34" w:author="Virginia Nichols" w:date="2024-01-11T16:08:00Z">
        <w:r w:rsidRPr="00C718B4" w:rsidDel="00CD0A36">
          <w:rPr>
            <w:color w:val="auto"/>
          </w:rPr>
          <w:delText xml:space="preserve">simple </w:delText>
        </w:r>
      </w:del>
      <w:ins w:id="35" w:author="Virginia Nichols" w:date="2024-01-11T16:08:00Z">
        <w:r w:rsidR="00CD0A36" w:rsidRPr="00C718B4">
          <w:rPr>
            <w:color w:val="auto"/>
          </w:rPr>
          <w:t>s</w:t>
        </w:r>
        <w:r w:rsidR="00CD0A36">
          <w:rPr>
            <w:color w:val="auto"/>
          </w:rPr>
          <w:t>hort</w:t>
        </w:r>
        <w:r w:rsidR="00CD0A36" w:rsidRPr="00C718B4">
          <w:rPr>
            <w:color w:val="auto"/>
          </w:rPr>
          <w:t xml:space="preserve"> </w:t>
        </w:r>
      </w:ins>
      <w:r w:rsidRPr="00C718B4">
        <w:rPr>
          <w:color w:val="auto"/>
        </w:rPr>
        <w:t>rotation (11.0 and 10.2 dry Mg ha</w:t>
      </w:r>
      <w:r w:rsidRPr="00C718B4">
        <w:rPr>
          <w:color w:val="auto"/>
          <w:vertAlign w:val="superscript"/>
        </w:rPr>
        <w:t>-1</w:t>
      </w:r>
      <w:r w:rsidRPr="00C718B4">
        <w:rPr>
          <w:color w:val="auto"/>
        </w:rPr>
        <w:t xml:space="preserve">, respectively). </w:t>
      </w:r>
      <w:r w:rsidR="001048A0" w:rsidRPr="00C718B4">
        <w:rPr>
          <w:color w:val="auto"/>
        </w:rPr>
        <w:t xml:space="preserve">The maximum rooting depth of maize in the </w:t>
      </w:r>
      <w:del w:id="36" w:author="Virginia Nichols" w:date="2024-01-11T16:09:00Z">
        <w:r w:rsidR="001048A0" w:rsidRPr="00C718B4" w:rsidDel="00CD0A36">
          <w:rPr>
            <w:color w:val="auto"/>
          </w:rPr>
          <w:delText xml:space="preserve">complex </w:delText>
        </w:r>
      </w:del>
      <w:ins w:id="37" w:author="Virginia Nichols" w:date="2024-01-11T16:09:00Z">
        <w:r w:rsidR="00CD0A36">
          <w:rPr>
            <w:color w:val="auto"/>
          </w:rPr>
          <w:t>extended</w:t>
        </w:r>
        <w:r w:rsidR="00CD0A36" w:rsidRPr="00C718B4">
          <w:rPr>
            <w:color w:val="auto"/>
          </w:rPr>
          <w:t xml:space="preserve"> </w:t>
        </w:r>
      </w:ins>
      <w:r w:rsidR="001048A0" w:rsidRPr="00C718B4">
        <w:rPr>
          <w:color w:val="auto"/>
        </w:rPr>
        <w:t>rotation was consistently deeper</w:t>
      </w:r>
      <w:ins w:id="38" w:author="Virginia Nichols" w:date="2024-01-17T09:13:00Z">
        <w:r w:rsidR="006C2C11">
          <w:rPr>
            <w:color w:val="auto"/>
          </w:rPr>
          <w:t xml:space="preserve"> than in the short</w:t>
        </w:r>
      </w:ins>
      <w:del w:id="39" w:author="Virginia Nichols" w:date="2024-01-17T09:14:00Z">
        <w:r w:rsidR="001048A0" w:rsidRPr="00C718B4" w:rsidDel="006C2C11">
          <w:rPr>
            <w:color w:val="auto"/>
          </w:rPr>
          <w:delText>,</w:delText>
        </w:r>
      </w:del>
      <w:r w:rsidR="001048A0" w:rsidRPr="00C718B4">
        <w:rPr>
          <w:color w:val="auto"/>
        </w:rPr>
        <w:t xml:space="preserve"> by an average of 11% (82 versus 76 cm, respectively)</w:t>
      </w:r>
      <w:r w:rsidR="001048A0">
        <w:rPr>
          <w:color w:val="auto"/>
        </w:rPr>
        <w:t>, however t</w:t>
      </w:r>
      <w:r w:rsidRPr="00C718B4">
        <w:rPr>
          <w:color w:val="auto"/>
        </w:rPr>
        <w:t xml:space="preserve">he timing (e.g., early season, late season) of the </w:t>
      </w:r>
      <w:ins w:id="40" w:author="Virginia Nichols" w:date="2024-01-11T16:09:00Z">
        <w:r w:rsidR="00CD0A36">
          <w:rPr>
            <w:color w:val="auto"/>
          </w:rPr>
          <w:t>extended</w:t>
        </w:r>
      </w:ins>
      <w:del w:id="41" w:author="Virginia Nichols" w:date="2024-01-11T16:09:00Z">
        <w:r w:rsidRPr="00C718B4" w:rsidDel="00CD0A36">
          <w:rPr>
            <w:color w:val="auto"/>
          </w:rPr>
          <w:delText>complex</w:delText>
        </w:r>
      </w:del>
      <w:del w:id="42" w:author="Virginia Nichols" w:date="2024-01-11T16:10:00Z">
        <w:r w:rsidRPr="00C718B4" w:rsidDel="00CD0A36">
          <w:rPr>
            <w:color w:val="auto"/>
          </w:rPr>
          <w:delText xml:space="preserve"> rotation</w:delText>
        </w:r>
      </w:del>
      <w:ins w:id="43" w:author="Virginia Nichols" w:date="2024-01-11T16:10:00Z">
        <w:r w:rsidR="00CD0A36">
          <w:rPr>
            <w:color w:val="auto"/>
          </w:rPr>
          <w:t>extended rotation</w:t>
        </w:r>
      </w:ins>
      <w:r w:rsidRPr="00C718B4">
        <w:rPr>
          <w:color w:val="auto"/>
        </w:rPr>
        <w:t xml:space="preserve">’s maize growth advantage over the </w:t>
      </w:r>
      <w:del w:id="44" w:author="Virginia Nichols" w:date="2024-01-11T16:09:00Z">
        <w:r w:rsidRPr="00C718B4" w:rsidDel="00CD0A36">
          <w:rPr>
            <w:color w:val="auto"/>
          </w:rPr>
          <w:lastRenderedPageBreak/>
          <w:delText xml:space="preserve">simple </w:delText>
        </w:r>
      </w:del>
      <w:ins w:id="45" w:author="Virginia Nichols" w:date="2024-01-11T16:09:00Z">
        <w:r w:rsidR="00CD0A36">
          <w:rPr>
            <w:color w:val="auto"/>
          </w:rPr>
          <w:t>short</w:t>
        </w:r>
        <w:r w:rsidR="00CD0A36" w:rsidRPr="00C718B4">
          <w:rPr>
            <w:color w:val="auto"/>
          </w:rPr>
          <w:t xml:space="preserve"> </w:t>
        </w:r>
      </w:ins>
      <w:r w:rsidRPr="00C718B4">
        <w:rPr>
          <w:color w:val="auto"/>
        </w:rPr>
        <w:t>rotation was not consistent</w:t>
      </w:r>
      <w:r w:rsidR="00F1383F">
        <w:rPr>
          <w:color w:val="auto"/>
        </w:rPr>
        <w:t xml:space="preserve"> among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the two systems had similar amounts of root biomass but the maize grown i</w:t>
      </w:r>
      <w:r w:rsidRPr="00C718B4">
        <w:rPr>
          <w:color w:val="auto"/>
        </w:rPr>
        <w:t xml:space="preserve">n the </w:t>
      </w:r>
      <w:ins w:id="46" w:author="Virginia Nichols" w:date="2024-01-11T16:09:00Z">
        <w:r w:rsidR="00CD0A36">
          <w:rPr>
            <w:color w:val="auto"/>
          </w:rPr>
          <w:t>extended</w:t>
        </w:r>
      </w:ins>
      <w:del w:id="47" w:author="Virginia Nichols" w:date="2024-01-11T15:16:00Z">
        <w:r w:rsidR="00CE2080" w:rsidRPr="00C718B4" w:rsidDel="00F10C48">
          <w:rPr>
            <w:color w:val="auto"/>
          </w:rPr>
          <w:delText>simple</w:delText>
        </w:r>
      </w:del>
      <w:del w:id="48" w:author="Virginia Nichols" w:date="2024-01-11T16:11:00Z">
        <w:r w:rsidR="00CE2080" w:rsidRPr="00C718B4" w:rsidDel="00CD0A36">
          <w:rPr>
            <w:color w:val="auto"/>
          </w:rPr>
          <w:delText xml:space="preserve"> rotation</w:delText>
        </w:r>
      </w:del>
      <w:ins w:id="49" w:author="Virginia Nichols" w:date="2024-01-11T16:11:00Z">
        <w:r w:rsidR="00CD0A36">
          <w:rPr>
            <w:color w:val="auto"/>
          </w:rPr>
          <w:t>short rotation</w:t>
        </w:r>
      </w:ins>
      <w:r w:rsidR="00042C9D">
        <w:rPr>
          <w:color w:val="auto"/>
        </w:rPr>
        <w:t xml:space="preserve"> invested significantly </w:t>
      </w:r>
      <w:ins w:id="50" w:author="Virginia Nichols" w:date="2024-01-11T15:17:00Z">
        <w:r w:rsidR="00F10C48">
          <w:rPr>
            <w:color w:val="auto"/>
          </w:rPr>
          <w:t xml:space="preserve">less of </w:t>
        </w:r>
      </w:ins>
      <w:del w:id="51" w:author="Virginia Nichols" w:date="2024-01-11T15:17:00Z">
        <w:r w:rsidR="00042C9D" w:rsidDel="00F10C48">
          <w:rPr>
            <w:color w:val="auto"/>
          </w:rPr>
          <w:delText>more of</w:delText>
        </w:r>
      </w:del>
      <w:r w:rsidR="00042C9D">
        <w:rPr>
          <w:color w:val="auto"/>
        </w:rPr>
        <w:t xml:space="preserve"> that biomass (</w:t>
      </w:r>
      <w:del w:id="52" w:author="Virginia Nichols" w:date="2024-01-11T15:17:00Z">
        <w:r w:rsidR="00042C9D" w:rsidDel="00F10C48">
          <w:rPr>
            <w:color w:val="auto"/>
          </w:rPr>
          <w:delText>47</w:delText>
        </w:r>
      </w:del>
      <w:ins w:id="53" w:author="Virginia Nichols" w:date="2024-01-11T15:17:00Z">
        <w:r w:rsidR="00F10C48">
          <w:rPr>
            <w:color w:val="auto"/>
          </w:rPr>
          <w:t>30</w:t>
        </w:r>
      </w:ins>
      <w:r w:rsidR="00042C9D">
        <w:rPr>
          <w:color w:val="auto"/>
        </w:rPr>
        <w:t xml:space="preserve">% compared to </w:t>
      </w:r>
      <w:del w:id="54" w:author="Virginia Nichols" w:date="2024-01-11T15:17:00Z">
        <w:r w:rsidR="00042C9D" w:rsidDel="00F10C48">
          <w:rPr>
            <w:color w:val="auto"/>
          </w:rPr>
          <w:delText>30</w:delText>
        </w:r>
      </w:del>
      <w:ins w:id="55" w:author="Virginia Nichols" w:date="2024-01-11T15:17:00Z">
        <w:r w:rsidR="00F10C48">
          <w:rPr>
            <w:color w:val="auto"/>
          </w:rPr>
          <w:t>47</w:t>
        </w:r>
      </w:ins>
      <w:r w:rsidR="00042C9D">
        <w:rPr>
          <w:color w:val="auto"/>
        </w:rPr>
        <w:t xml:space="preserve">% in the </w:t>
      </w:r>
      <w:del w:id="56" w:author="Virginia Nichols" w:date="2024-01-11T15:17:00Z">
        <w:r w:rsidR="00042C9D" w:rsidDel="00F10C48">
          <w:rPr>
            <w:color w:val="auto"/>
          </w:rPr>
          <w:delText xml:space="preserve">complex </w:delText>
        </w:r>
      </w:del>
      <w:ins w:id="57" w:author="Virginia Nichols" w:date="2024-01-11T16:09:00Z">
        <w:r w:rsidR="00CD0A36">
          <w:rPr>
            <w:color w:val="auto"/>
          </w:rPr>
          <w:t>short</w:t>
        </w:r>
      </w:ins>
      <w:ins w:id="58" w:author="Virginia Nichols" w:date="2024-01-11T15:17:00Z">
        <w:r w:rsidR="00F10C48">
          <w:rPr>
            <w:color w:val="auto"/>
          </w:rPr>
          <w:t xml:space="preserve"> </w:t>
        </w:r>
      </w:ins>
      <w:r w:rsidR="00042C9D">
        <w:rPr>
          <w:color w:val="auto"/>
        </w:rPr>
        <w:t>rotation)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could not explain the differences in root distributions </w:t>
      </w:r>
      <w:r w:rsidR="000B39BD">
        <w:rPr>
          <w:color w:val="auto"/>
        </w:rPr>
        <w:t>of</w:t>
      </w:r>
      <w:r w:rsidR="00F1383F">
        <w:rPr>
          <w:color w:val="auto"/>
        </w:rPr>
        <w:t xml:space="preserve"> the two systems.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A3AB816"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complex system does not guarantee higher maize yields, 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 higher grain yields compared to maize grown in the simpler 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66484AC"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more detailed </w:t>
      </w:r>
      <w:ins w:id="59" w:author="Virginia Nichols" w:date="2024-01-11T15:19:00Z">
        <w:r w:rsidR="00F10C48">
          <w:rPr>
            <w:color w:val="auto"/>
          </w:rPr>
          <w:t xml:space="preserve">exploration of how </w:t>
        </w:r>
      </w:ins>
      <w:del w:id="60" w:author="Virginia Nichols" w:date="2024-01-11T15:19:00Z">
        <w:r w:rsidR="004066D0" w:rsidDel="00F10C48">
          <w:rPr>
            <w:color w:val="auto"/>
          </w:rPr>
          <w:delText>parsing of physical versus</w:delText>
        </w:r>
      </w:del>
      <w:r w:rsidR="004066D0">
        <w:rPr>
          <w:color w:val="auto"/>
        </w:rPr>
        <w:t xml:space="preserve"> biological drivers</w:t>
      </w:r>
      <w:ins w:id="61" w:author="Virginia Nichols" w:date="2024-01-11T15:19:00Z">
        <w:r w:rsidR="0070686F">
          <w:rPr>
            <w:color w:val="auto"/>
          </w:rPr>
          <w:t xml:space="preserve"> impact root architecture in these systems</w:t>
        </w:r>
      </w:ins>
      <w:r w:rsidR="004066D0">
        <w:rPr>
          <w:color w:val="auto"/>
        </w:rPr>
        <w:t xml:space="preserve">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3D649420" w:rsidR="00FB6615" w:rsidRPr="00C718B4" w:rsidRDefault="00FB6615" w:rsidP="00FB6615">
      <w:pPr>
        <w:pStyle w:val="Body"/>
        <w:rPr>
          <w:color w:val="auto"/>
        </w:rPr>
      </w:pPr>
      <w:r w:rsidRPr="00C718B4">
        <w:rPr>
          <w:color w:val="auto"/>
        </w:rPr>
        <w:lastRenderedPageBreak/>
        <w:t>Over the past 60 years</w:t>
      </w:r>
      <w:r w:rsidR="00816798" w:rsidRPr="00C718B4">
        <w:rPr>
          <w:color w:val="auto"/>
        </w:rPr>
        <w:t>,</w:t>
      </w:r>
      <w:r w:rsidRPr="00C718B4">
        <w:rPr>
          <w:color w:val="auto"/>
        </w:rPr>
        <w:t xml:space="preserve"> the diversity of maize </w:t>
      </w:r>
      <w:r w:rsidR="00D203A0" w:rsidRPr="00C718B4">
        <w:rPr>
          <w:color w:val="auto"/>
        </w:rPr>
        <w:t>(</w:t>
      </w:r>
      <w:r w:rsidR="00D203A0" w:rsidRPr="00C718B4">
        <w:rPr>
          <w:i/>
          <w:iCs/>
          <w:color w:val="auto"/>
        </w:rPr>
        <w:t>Zea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Merr) (Aguilar et al., 2015; Hijmans et al., 2016; Crossley et al., 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2BEF4697"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w:t>
      </w:r>
      <w:del w:id="62" w:author="Virginia Nichols" w:date="2024-01-11T16:11:00Z">
        <w:r w:rsidRPr="00C718B4" w:rsidDel="00CD0A36">
          <w:rPr>
            <w:color w:val="auto"/>
          </w:rPr>
          <w:delText>simple rotation</w:delText>
        </w:r>
      </w:del>
      <w:ins w:id="63" w:author="Virginia Nichols" w:date="2024-01-11T16:11:00Z">
        <w:r w:rsidR="00CD0A36">
          <w:rPr>
            <w:color w:val="auto"/>
          </w:rPr>
          <w:t>short rotation</w:t>
        </w:r>
      </w:ins>
      <w:r w:rsidRPr="00C718B4">
        <w:rPr>
          <w:color w:val="auto"/>
        </w:rPr>
        <w:t xml:space="preserve">s or </w:t>
      </w:r>
      <w:r w:rsidR="002D6A9B" w:rsidRPr="00C718B4">
        <w:rPr>
          <w:color w:val="auto"/>
        </w:rPr>
        <w:t xml:space="preserve">from </w:t>
      </w:r>
      <w:del w:id="64" w:author="Virginia Nichols" w:date="2024-01-11T16:11:00Z">
        <w:r w:rsidRPr="00C718B4" w:rsidDel="00CD0A36">
          <w:rPr>
            <w:color w:val="auto"/>
          </w:rPr>
          <w:delText xml:space="preserve">simple </w:delText>
        </w:r>
      </w:del>
      <w:ins w:id="65" w:author="Virginia Nichols" w:date="2024-01-11T16:11:00Z">
        <w:r w:rsidR="00CD0A36">
          <w:rPr>
            <w:color w:val="auto"/>
          </w:rPr>
          <w:t>short</w:t>
        </w:r>
        <w:r w:rsidR="00CD0A36" w:rsidRPr="00C718B4">
          <w:rPr>
            <w:color w:val="auto"/>
          </w:rPr>
          <w:t xml:space="preserve"> </w:t>
        </w:r>
      </w:ins>
      <w:r w:rsidRPr="00C718B4">
        <w:rPr>
          <w:color w:val="auto"/>
        </w:rPr>
        <w:t xml:space="preserve">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w:t>
      </w:r>
      <w:r w:rsidRPr="00C718B4">
        <w:rPr>
          <w:color w:val="auto"/>
        </w:rPr>
        <w:lastRenderedPageBreak/>
        <w:t xml:space="preserve">the ‘continuous maize penalty’, and the latter ‘the rotation effect’. To our knowledge it is unclear whether they are distinct expressions of unique mechanisms, or if they represent a continuum of the same mechanistic underpinnings. </w:t>
      </w:r>
    </w:p>
    <w:p w14:paraId="5C493204" w14:textId="1E4C4762" w:rsidR="00944434" w:rsidRDefault="00FB6615" w:rsidP="00FB6615">
      <w:pPr>
        <w:pStyle w:val="Body"/>
        <w:rPr>
          <w:ins w:id="66" w:author="Virginia Nichols" w:date="2024-01-11T15:34:00Z"/>
          <w:color w:val="auto"/>
        </w:rPr>
      </w:pPr>
      <w:r w:rsidRPr="00C718B4">
        <w:rPr>
          <w:color w:val="auto"/>
        </w:rPr>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w:t>
      </w:r>
      <w:del w:id="67" w:author="Virginia Nichols" w:date="2024-01-11T16:11:00Z">
        <w:r w:rsidRPr="00C718B4" w:rsidDel="00CD0A36">
          <w:rPr>
            <w:color w:val="auto"/>
          </w:rPr>
          <w:delText>simple rotation</w:delText>
        </w:r>
      </w:del>
      <w:ins w:id="68" w:author="Virginia Nichols" w:date="2024-01-11T16:11:00Z">
        <w:r w:rsidR="00CD0A36">
          <w:rPr>
            <w:color w:val="auto"/>
          </w:rPr>
          <w:t>short rotation</w:t>
        </w:r>
      </w:ins>
      <w:r w:rsidRPr="00C718B4">
        <w:rPr>
          <w:color w:val="auto"/>
        </w:rPr>
        <w:t xml:space="preserve">s to include small grains and forage legumes has received less attention compared to the continuous maize penalty, but has likewise been well-documented (Liebman et al., 2008; Stanger and Lauer, 2008; Coulter et al., 2011). </w:t>
      </w:r>
      <w:bookmarkStart w:id="69" w:name="_Hlk155875997"/>
      <w:r w:rsidRPr="00C718B4">
        <w:rPr>
          <w:color w:val="auto"/>
        </w:rPr>
        <w:t xml:space="preserve">To our knowledge the </w:t>
      </w:r>
      <w:del w:id="70" w:author="Virginia Nichols" w:date="2024-01-11T15:06:00Z">
        <w:r w:rsidRPr="00C718B4" w:rsidDel="000A261A">
          <w:rPr>
            <w:color w:val="auto"/>
          </w:rPr>
          <w:delText xml:space="preserve">driving </w:delText>
        </w:r>
      </w:del>
      <w:r w:rsidRPr="00C718B4">
        <w:rPr>
          <w:color w:val="auto"/>
        </w:rPr>
        <w:t xml:space="preserve">mechanisms </w:t>
      </w:r>
      <w:del w:id="71" w:author="Virginia Nichols" w:date="2024-01-11T15:06:00Z">
        <w:r w:rsidRPr="00C718B4" w:rsidDel="000A261A">
          <w:rPr>
            <w:color w:val="auto"/>
          </w:rPr>
          <w:delText>behind the</w:delText>
        </w:r>
      </w:del>
      <w:ins w:id="72" w:author="Virginia Nichols" w:date="2024-01-11T15:06:00Z">
        <w:r w:rsidR="000A261A">
          <w:rPr>
            <w:color w:val="auto"/>
          </w:rPr>
          <w:t>driving the</w:t>
        </w:r>
      </w:ins>
      <w:r w:rsidRPr="00C718B4">
        <w:rPr>
          <w:color w:val="auto"/>
        </w:rPr>
        <w:t xml:space="preserve"> rotation effect remain uncertain</w:t>
      </w:r>
      <w:ins w:id="73" w:author="Virginia Nichols" w:date="2024-01-11T14:29:00Z">
        <w:r w:rsidR="00190C24">
          <w:rPr>
            <w:color w:val="auto"/>
          </w:rPr>
          <w:t xml:space="preserve">, partially due to the </w:t>
        </w:r>
      </w:ins>
      <w:ins w:id="74" w:author="Virginia Nichols" w:date="2024-01-11T15:20:00Z">
        <w:r w:rsidR="0070686F">
          <w:rPr>
            <w:color w:val="auto"/>
          </w:rPr>
          <w:t>complex</w:t>
        </w:r>
      </w:ins>
      <w:ins w:id="75" w:author="Virginia Nichols" w:date="2024-01-11T15:07:00Z">
        <w:r w:rsidR="000A261A">
          <w:rPr>
            <w:color w:val="auto"/>
          </w:rPr>
          <w:t xml:space="preserve"> changes in management extended rotations can include. </w:t>
        </w:r>
      </w:ins>
      <w:ins w:id="76" w:author="Virginia Nichols" w:date="2024-01-11T15:26:00Z">
        <w:r w:rsidR="0070686F">
          <w:rPr>
            <w:color w:val="auto"/>
          </w:rPr>
          <w:t>For example, e</w:t>
        </w:r>
      </w:ins>
      <w:ins w:id="77" w:author="Virginia Nichols" w:date="2024-01-11T15:08:00Z">
        <w:r w:rsidR="000A261A">
          <w:rPr>
            <w:color w:val="auto"/>
          </w:rPr>
          <w:t>xtended maize-based rotations</w:t>
        </w:r>
      </w:ins>
      <w:ins w:id="78" w:author="Virginia Nichols" w:date="2024-01-11T15:20:00Z">
        <w:r w:rsidR="0070686F">
          <w:rPr>
            <w:color w:val="auto"/>
          </w:rPr>
          <w:t xml:space="preserve"> in North America</w:t>
        </w:r>
      </w:ins>
      <w:ins w:id="79" w:author="Virginia Nichols" w:date="2024-01-11T15:21:00Z">
        <w:r w:rsidR="0070686F">
          <w:rPr>
            <w:color w:val="auto"/>
          </w:rPr>
          <w:t xml:space="preserve"> often incorporate per</w:t>
        </w:r>
      </w:ins>
      <w:ins w:id="80" w:author="Virginia Nichols" w:date="2024-01-11T15:22:00Z">
        <w:r w:rsidR="0070686F">
          <w:rPr>
            <w:color w:val="auto"/>
          </w:rPr>
          <w:t>ennial crops</w:t>
        </w:r>
      </w:ins>
      <w:ins w:id="81" w:author="Virginia Nichols" w:date="2024-01-11T15:26:00Z">
        <w:r w:rsidR="0070686F">
          <w:rPr>
            <w:color w:val="auto"/>
          </w:rPr>
          <w:t xml:space="preserve"> such as alfalfa or pasture</w:t>
        </w:r>
      </w:ins>
      <w:ins w:id="82" w:author="Virginia Nichols" w:date="2024-01-11T15:08:00Z">
        <w:r w:rsidR="000A261A">
          <w:rPr>
            <w:color w:val="auto"/>
          </w:rPr>
          <w:t xml:space="preserve"> </w:t>
        </w:r>
      </w:ins>
      <w:ins w:id="83" w:author="Virginia Nichols" w:date="2024-01-11T15:10:00Z">
        <w:r w:rsidR="00F10C48">
          <w:rPr>
            <w:color w:val="auto"/>
          </w:rPr>
          <w:t>(Bowles et al. 2020)</w:t>
        </w:r>
      </w:ins>
      <w:ins w:id="84" w:author="Virginia Nichols" w:date="2024-01-11T15:26:00Z">
        <w:r w:rsidR="0070686F">
          <w:rPr>
            <w:color w:val="auto"/>
          </w:rPr>
          <w:t xml:space="preserve">. These additions </w:t>
        </w:r>
      </w:ins>
      <w:ins w:id="85" w:author="Virginia Nichols" w:date="2024-01-11T15:24:00Z">
        <w:r w:rsidR="0070686F">
          <w:rPr>
            <w:color w:val="auto"/>
          </w:rPr>
          <w:t xml:space="preserve">have unique plant physiologies </w:t>
        </w:r>
      </w:ins>
      <w:ins w:id="86" w:author="Virginia Nichols" w:date="2024-01-11T15:26:00Z">
        <w:r w:rsidR="0070686F">
          <w:rPr>
            <w:color w:val="auto"/>
          </w:rPr>
          <w:t xml:space="preserve">compared to annual crops </w:t>
        </w:r>
      </w:ins>
      <w:ins w:id="87" w:author="Virginia Nichols" w:date="2024-01-11T15:24:00Z">
        <w:r w:rsidR="0070686F">
          <w:rPr>
            <w:color w:val="auto"/>
          </w:rPr>
          <w:t xml:space="preserve">(e.g. </w:t>
        </w:r>
      </w:ins>
      <w:ins w:id="88" w:author="Virginia Nichols" w:date="2024-01-11T15:23:00Z">
        <w:r w:rsidR="0070686F">
          <w:rPr>
            <w:color w:val="auto"/>
          </w:rPr>
          <w:t xml:space="preserve">higher </w:t>
        </w:r>
      </w:ins>
      <w:ins w:id="89" w:author="Virginia Nichols" w:date="2024-01-11T15:24:00Z">
        <w:r w:rsidR="0070686F">
          <w:rPr>
            <w:color w:val="auto"/>
          </w:rPr>
          <w:t xml:space="preserve">root biomass), </w:t>
        </w:r>
      </w:ins>
      <w:ins w:id="90" w:author="Virginia Nichols" w:date="2024-01-11T15:25:00Z">
        <w:r w:rsidR="0070686F">
          <w:rPr>
            <w:color w:val="auto"/>
          </w:rPr>
          <w:t xml:space="preserve">may </w:t>
        </w:r>
      </w:ins>
      <w:ins w:id="91" w:author="Virginia Nichols" w:date="2024-01-11T15:27:00Z">
        <w:r w:rsidR="0070686F">
          <w:rPr>
            <w:color w:val="auto"/>
          </w:rPr>
          <w:t xml:space="preserve">require different tillage regimes </w:t>
        </w:r>
      </w:ins>
      <w:ins w:id="92" w:author="Virginia Nichols" w:date="2024-01-11T15:25:00Z">
        <w:r w:rsidR="0070686F">
          <w:rPr>
            <w:color w:val="auto"/>
          </w:rPr>
          <w:t>(e.g. deep-tillage termination), and have links to livestock and their attendant impacts (e.g. organic sources of fertilizers)</w:t>
        </w:r>
      </w:ins>
      <w:ins w:id="93" w:author="Virginia Nichols" w:date="2024-01-11T15:29:00Z">
        <w:r w:rsidR="0070686F">
          <w:rPr>
            <w:color w:val="auto"/>
          </w:rPr>
          <w:t xml:space="preserve">, </w:t>
        </w:r>
      </w:ins>
      <w:ins w:id="94" w:author="Virginia Nichols" w:date="2024-01-11T15:32:00Z">
        <w:r w:rsidR="00944434">
          <w:rPr>
            <w:color w:val="auto"/>
          </w:rPr>
          <w:t xml:space="preserve">making it difficult to parse the yield increases </w:t>
        </w:r>
      </w:ins>
      <w:ins w:id="95" w:author="Virginia Nichols" w:date="2024-01-11T15:33:00Z">
        <w:r w:rsidR="00944434">
          <w:rPr>
            <w:color w:val="auto"/>
          </w:rPr>
          <w:t xml:space="preserve">resulting from extended rotations. </w:t>
        </w:r>
      </w:ins>
    </w:p>
    <w:p w14:paraId="29E16A1D" w14:textId="4D84C822" w:rsidR="00CD0A36" w:rsidRDefault="00944434" w:rsidP="00CD0A36">
      <w:pPr>
        <w:pStyle w:val="Body"/>
        <w:rPr>
          <w:ins w:id="96" w:author="Virginia Nichols" w:date="2024-01-11T16:07:00Z"/>
          <w:color w:val="auto"/>
        </w:rPr>
      </w:pPr>
      <w:r w:rsidRPr="00C718B4">
        <w:rPr>
          <w:color w:val="auto"/>
        </w:rPr>
        <w:t xml:space="preserve">When above-ground crop products are valued, it is desirable for plants to optimize investments in belowground growth. In nitrogen- or water-limited environments, ‘steep, cheap </w:t>
      </w:r>
      <w:r w:rsidRPr="00C718B4">
        <w:rPr>
          <w:color w:val="auto"/>
        </w:rPr>
        <w:lastRenderedPageBreak/>
        <w:t>and deep’ root ideotypes have been identified as the most efficient use of root investments (Lynch, 2013; Tron et al., 2015</w:t>
      </w:r>
      <w:ins w:id="97" w:author="Virginia Nichols" w:date="2024-01-11T15:34:00Z">
        <w:r>
          <w:rPr>
            <w:color w:val="auto"/>
          </w:rPr>
          <w:t>; Thorup-Kristensen and Kirkegaard 2016</w:t>
        </w:r>
      </w:ins>
      <w:ins w:id="98" w:author="Virginia Nichols" w:date="2024-01-11T15:35:00Z">
        <w:r>
          <w:rPr>
            <w:color w:val="auto"/>
          </w:rPr>
          <w:t>; Thorup-Kristensen et al. 2020</w:t>
        </w:r>
      </w:ins>
      <w:r w:rsidRPr="00C718B4">
        <w:rPr>
          <w:color w:val="auto"/>
        </w:rPr>
        <w:t>).</w:t>
      </w:r>
      <w:ins w:id="99" w:author="Virginia Nichols" w:date="2024-01-11T15:45:00Z">
        <w:r w:rsidR="0074704B">
          <w:rPr>
            <w:color w:val="auto"/>
          </w:rPr>
          <w:t xml:space="preserve"> </w:t>
        </w:r>
      </w:ins>
      <w:ins w:id="100" w:author="Virginia Nichols" w:date="2024-01-11T15:46:00Z">
        <w:r w:rsidR="0074704B">
          <w:rPr>
            <w:color w:val="auto"/>
          </w:rPr>
          <w:t xml:space="preserve">It is therefore feasible that maize grown in extended rotations </w:t>
        </w:r>
      </w:ins>
      <w:ins w:id="101" w:author="Virginia Nichols" w:date="2024-01-11T15:47:00Z">
        <w:r w:rsidR="0074704B">
          <w:rPr>
            <w:color w:val="auto"/>
          </w:rPr>
          <w:t xml:space="preserve">is benefiting from this more favorable architecture ideotype. </w:t>
        </w:r>
      </w:ins>
      <w:r w:rsidR="0074704B" w:rsidRPr="00C718B4">
        <w:rPr>
          <w:color w:val="auto"/>
        </w:rPr>
        <w:t>It is feasible that</w:t>
      </w:r>
      <w:del w:id="102" w:author="Virginia Nichols" w:date="2024-01-11T15:50:00Z">
        <w:r w:rsidR="0074704B" w:rsidRPr="00C718B4" w:rsidDel="0074704B">
          <w:rPr>
            <w:color w:val="auto"/>
          </w:rPr>
          <w:delText>,</w:delText>
        </w:r>
      </w:del>
      <w:r w:rsidR="0074704B" w:rsidRPr="00C718B4">
        <w:rPr>
          <w:color w:val="auto"/>
        </w:rPr>
        <w:t xml:space="preserve"> </w:t>
      </w:r>
      <w:del w:id="103" w:author="Virginia Nichols" w:date="2024-01-11T15:50:00Z">
        <w:r w:rsidR="0074704B" w:rsidRPr="00C718B4" w:rsidDel="0074704B">
          <w:rPr>
            <w:color w:val="auto"/>
          </w:rPr>
          <w:delText xml:space="preserve">like the continuous maize penalty, </w:delText>
        </w:r>
      </w:del>
      <w:ins w:id="104" w:author="Virginia Nichols" w:date="2024-01-11T15:50:00Z">
        <w:r w:rsidR="0074704B">
          <w:rPr>
            <w:color w:val="auto"/>
          </w:rPr>
          <w:t xml:space="preserve">maize grown in extended rotations exhibits root architectures more closely </w:t>
        </w:r>
      </w:ins>
      <w:ins w:id="105" w:author="Virginia Nichols" w:date="2024-01-11T16:02:00Z">
        <w:r w:rsidR="00CD0A36">
          <w:rPr>
            <w:color w:val="auto"/>
          </w:rPr>
          <w:t>resembling</w:t>
        </w:r>
      </w:ins>
      <w:ins w:id="106" w:author="Virginia Nichols" w:date="2024-01-11T15:50:00Z">
        <w:r w:rsidR="0074704B">
          <w:rPr>
            <w:color w:val="auto"/>
          </w:rPr>
          <w:t xml:space="preserve"> th</w:t>
        </w:r>
      </w:ins>
      <w:ins w:id="107" w:author="Virginia Nichols" w:date="2024-01-11T15:51:00Z">
        <w:r w:rsidR="00EB0D51">
          <w:rPr>
            <w:color w:val="auto"/>
          </w:rPr>
          <w:t xml:space="preserve">e ‘steep, cheap and deep’ </w:t>
        </w:r>
      </w:ins>
      <w:ins w:id="108" w:author="Virginia Nichols" w:date="2024-01-11T16:02:00Z">
        <w:r w:rsidR="00CD0A36">
          <w:rPr>
            <w:color w:val="auto"/>
          </w:rPr>
          <w:t xml:space="preserve">root </w:t>
        </w:r>
      </w:ins>
      <w:ins w:id="109" w:author="Virginia Nichols" w:date="2024-01-11T15:51:00Z">
        <w:r w:rsidR="00EB0D51">
          <w:rPr>
            <w:color w:val="auto"/>
          </w:rPr>
          <w:t xml:space="preserve">ideotype, producing higher yields compared to simpler rotations. </w:t>
        </w:r>
      </w:ins>
      <w:ins w:id="110" w:author="Virginia Nichols" w:date="2024-01-11T16:04:00Z">
        <w:r w:rsidR="00CD0A36">
          <w:rPr>
            <w:color w:val="auto"/>
          </w:rPr>
          <w:t>Many</w:t>
        </w:r>
      </w:ins>
      <w:ins w:id="111" w:author="Virginia Nichols" w:date="2024-01-11T16:03:00Z">
        <w:r w:rsidR="00CD0A36">
          <w:rPr>
            <w:color w:val="auto"/>
          </w:rPr>
          <w:t xml:space="preserve"> characteristics of extended rotations may promote deep</w:t>
        </w:r>
      </w:ins>
      <w:ins w:id="112" w:author="Virginia Nichols" w:date="2024-01-11T16:04:00Z">
        <w:r w:rsidR="00CD0A36">
          <w:rPr>
            <w:color w:val="auto"/>
          </w:rPr>
          <w:t xml:space="preserve">er crop roots. </w:t>
        </w:r>
      </w:ins>
      <w:ins w:id="113" w:author="Virginia Nichols" w:date="2024-01-11T15:51:00Z">
        <w:r w:rsidR="00EB0D51">
          <w:rPr>
            <w:color w:val="auto"/>
          </w:rPr>
          <w:t xml:space="preserve"> </w:t>
        </w:r>
      </w:ins>
      <w:ins w:id="114" w:author="Virginia Nichols" w:date="2024-01-11T15:42:00Z">
        <w:r w:rsidR="0074704B" w:rsidRPr="00C718B4">
          <w:rPr>
            <w:color w:val="auto"/>
          </w:rPr>
          <w:t>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Hofmockel, 2017; Osterholz et al., 2018; Poffenbarger et al., 2020; Baldwin-Kordick et al., 2022)</w:t>
        </w:r>
        <w:r w:rsidR="0074704B">
          <w:rPr>
            <w:color w:val="auto"/>
          </w:rPr>
          <w:t>, all of which may impact</w:t>
        </w:r>
      </w:ins>
      <w:ins w:id="115" w:author="Virginia Nichols" w:date="2024-01-11T15:48:00Z">
        <w:r w:rsidR="0074704B">
          <w:rPr>
            <w:color w:val="auto"/>
          </w:rPr>
          <w:t xml:space="preserve"> or be impacted by</w:t>
        </w:r>
      </w:ins>
      <w:ins w:id="116" w:author="Virginia Nichols" w:date="2024-01-11T15:42:00Z">
        <w:r w:rsidR="0074704B">
          <w:rPr>
            <w:color w:val="auto"/>
          </w:rPr>
          <w:t xml:space="preserve"> root architectures. </w:t>
        </w:r>
      </w:ins>
      <w:r w:rsidR="0074704B" w:rsidRPr="00C718B4">
        <w:rPr>
          <w:color w:val="auto"/>
        </w:rPr>
        <w:t>Lazicki et al. (2016) found differences in maize root distributions in plots with varying cropping system histories, but the data were limited to shallow depths</w:t>
      </w:r>
      <w:ins w:id="117" w:author="Virginia Nichols" w:date="2024-01-16T15:48:00Z">
        <w:r w:rsidR="0033156A">
          <w:rPr>
            <w:color w:val="auto"/>
          </w:rPr>
          <w:t xml:space="preserve"> (0-20 cm)</w:t>
        </w:r>
      </w:ins>
      <w:r w:rsidR="0074704B" w:rsidRPr="00C718B4">
        <w:rPr>
          <w:color w:val="auto"/>
        </w:rPr>
        <w:t xml:space="preserve"> and did not control for previous crop root carryover, which </w:t>
      </w:r>
      <w:del w:id="118" w:author="Virginia Nichols" w:date="2024-01-16T15:48:00Z">
        <w:r w:rsidR="0074704B" w:rsidRPr="00C718B4" w:rsidDel="0033156A">
          <w:rPr>
            <w:color w:val="auto"/>
          </w:rPr>
          <w:delText xml:space="preserve">can </w:delText>
        </w:r>
      </w:del>
      <w:ins w:id="119" w:author="Virginia Nichols" w:date="2024-01-16T15:48:00Z">
        <w:r w:rsidR="0033156A">
          <w:rPr>
            <w:color w:val="auto"/>
          </w:rPr>
          <w:t>may</w:t>
        </w:r>
        <w:r w:rsidR="0033156A" w:rsidRPr="00C718B4">
          <w:rPr>
            <w:color w:val="auto"/>
          </w:rPr>
          <w:t xml:space="preserve"> </w:t>
        </w:r>
      </w:ins>
      <w:r w:rsidR="0074704B" w:rsidRPr="00C718B4">
        <w:rPr>
          <w:color w:val="auto"/>
        </w:rPr>
        <w:t xml:space="preserve">impact interpretations (Hirte et al. 2017). </w:t>
      </w:r>
      <w:del w:id="120" w:author="Virginia Nichols" w:date="2024-01-11T15:07:00Z">
        <w:r w:rsidR="00FB6615" w:rsidRPr="00C718B4" w:rsidDel="000A261A">
          <w:rPr>
            <w:color w:val="auto"/>
          </w:rPr>
          <w:delText>.</w:delText>
        </w:r>
      </w:del>
      <w:bookmarkEnd w:id="69"/>
    </w:p>
    <w:p w14:paraId="091B2A35" w14:textId="24D8BD43" w:rsidR="00FB6615" w:rsidRPr="00C718B4" w:rsidDel="00CD0A36" w:rsidRDefault="00FB6615" w:rsidP="00CD0A36">
      <w:pPr>
        <w:pStyle w:val="Body"/>
        <w:rPr>
          <w:del w:id="121" w:author="Virginia Nichols" w:date="2024-01-11T16:07:00Z"/>
          <w:color w:val="auto"/>
        </w:rPr>
      </w:pPr>
      <w:del w:id="122" w:author="Virginia Nichols" w:date="2024-01-11T15:07:00Z">
        <w:r w:rsidRPr="00C718B4" w:rsidDel="000A261A">
          <w:rPr>
            <w:color w:val="auto"/>
          </w:rPr>
          <w:delText xml:space="preserve"> </w:delText>
        </w:r>
      </w:del>
    </w:p>
    <w:p w14:paraId="722EDAF7" w14:textId="7EC8C8AA" w:rsidR="00FB6615" w:rsidRPr="00C718B4" w:rsidRDefault="00FB6615">
      <w:pPr>
        <w:pStyle w:val="Body"/>
        <w:ind w:firstLine="360"/>
        <w:rPr>
          <w:color w:val="auto"/>
        </w:rPr>
        <w:pPrChange w:id="123" w:author="Virginia Nichols" w:date="2024-01-11T16:07:00Z">
          <w:pPr>
            <w:pStyle w:val="Body"/>
          </w:pPr>
        </w:pPrChange>
      </w:pPr>
      <w:r w:rsidRPr="00C718B4">
        <w:rPr>
          <w:color w:val="auto"/>
        </w:rPr>
        <w:t xml:space="preserve">We hypothesized that maize grown in </w:t>
      </w:r>
      <w:del w:id="124" w:author="Virginia Nichols" w:date="2024-01-11T16:10:00Z">
        <w:r w:rsidRPr="00C718B4" w:rsidDel="00CD0A36">
          <w:rPr>
            <w:color w:val="auto"/>
          </w:rPr>
          <w:delText>complex rotation</w:delText>
        </w:r>
      </w:del>
      <w:ins w:id="125" w:author="Virginia Nichols" w:date="2024-01-11T16:10:00Z">
        <w:r w:rsidR="00CD0A36">
          <w:rPr>
            <w:color w:val="auto"/>
          </w:rPr>
          <w:t>extended rotation</w:t>
        </w:r>
      </w:ins>
      <w:r w:rsidRPr="00C718B4">
        <w:rPr>
          <w:color w:val="auto"/>
        </w:rPr>
        <w:t>s develops a root structure that is better able to capture resources</w:t>
      </w:r>
      <w:r w:rsidR="00D07F31" w:rsidRPr="00C718B4">
        <w:rPr>
          <w:color w:val="auto"/>
        </w:rPr>
        <w:t xml:space="preserve"> </w:t>
      </w:r>
      <w:r w:rsidRPr="00C718B4">
        <w:rPr>
          <w:color w:val="auto"/>
        </w:rPr>
        <w:t xml:space="preserve">with less investment compared to the </w:t>
      </w:r>
      <w:del w:id="126" w:author="Virginia Nichols" w:date="2024-01-11T16:11:00Z">
        <w:r w:rsidRPr="00C718B4" w:rsidDel="00CD0A36">
          <w:rPr>
            <w:color w:val="auto"/>
          </w:rPr>
          <w:delText>simple rotation</w:delText>
        </w:r>
      </w:del>
      <w:ins w:id="127" w:author="Virginia Nichols" w:date="2024-01-11T16:11:00Z">
        <w:r w:rsidR="00CD0A36">
          <w:rPr>
            <w:color w:val="auto"/>
          </w:rPr>
          <w:t>short rotation</w:t>
        </w:r>
      </w:ins>
      <w:r w:rsidRPr="00C718B4">
        <w:rPr>
          <w:color w:val="auto"/>
        </w:rPr>
        <w:t xml:space="preserve">. To test this hypothesis, we made the following measurements in the maize phase of </w:t>
      </w:r>
      <w:del w:id="128" w:author="Virginia Nichols" w:date="2024-01-16T15:46:00Z">
        <w:r w:rsidRPr="00C718B4" w:rsidDel="0033156A">
          <w:rPr>
            <w:color w:val="auto"/>
          </w:rPr>
          <w:delText xml:space="preserve">simple </w:delText>
        </w:r>
      </w:del>
      <w:ins w:id="129" w:author="Virginia Nichols" w:date="2024-01-16T15:46:00Z">
        <w:r w:rsidR="0033156A">
          <w:rPr>
            <w:color w:val="auto"/>
          </w:rPr>
          <w:t>short</w:t>
        </w:r>
        <w:r w:rsidR="0033156A" w:rsidRPr="00C718B4">
          <w:rPr>
            <w:color w:val="auto"/>
          </w:rPr>
          <w:t xml:space="preserve"> </w:t>
        </w:r>
      </w:ins>
      <w:r w:rsidRPr="00C718B4">
        <w:rPr>
          <w:color w:val="auto"/>
        </w:rPr>
        <w:t xml:space="preserve">(maize-soybean) and </w:t>
      </w:r>
      <w:del w:id="130" w:author="Virginia Nichols" w:date="2024-01-16T15:46:00Z">
        <w:r w:rsidRPr="00C718B4" w:rsidDel="0033156A">
          <w:rPr>
            <w:color w:val="auto"/>
          </w:rPr>
          <w:delText xml:space="preserve">complex </w:delText>
        </w:r>
      </w:del>
      <w:ins w:id="131" w:author="Virginia Nichols" w:date="2024-01-16T15:46:00Z">
        <w:r w:rsidR="0033156A">
          <w:rPr>
            <w:color w:val="auto"/>
          </w:rPr>
          <w:t>extended</w:t>
        </w:r>
        <w:r w:rsidR="0033156A" w:rsidRPr="00C718B4">
          <w:rPr>
            <w:color w:val="auto"/>
          </w:rPr>
          <w:t xml:space="preserve"> </w:t>
        </w:r>
      </w:ins>
      <w:r w:rsidRPr="00C718B4">
        <w:rPr>
          <w:color w:val="auto"/>
        </w:rPr>
        <w:t>(maize-soybean-oats/alfalfa-alfalfa)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2B2ADA47" w:rsidR="00FB6615" w:rsidRPr="00C718B4" w:rsidRDefault="00FB6615" w:rsidP="00FB6615">
      <w:pPr>
        <w:pStyle w:val="Body"/>
        <w:numPr>
          <w:ilvl w:val="0"/>
          <w:numId w:val="28"/>
        </w:numPr>
        <w:rPr>
          <w:color w:val="auto"/>
        </w:rPr>
      </w:pPr>
      <w:r w:rsidRPr="00C718B4">
        <w:rPr>
          <w:color w:val="auto"/>
        </w:rPr>
        <w:lastRenderedPageBreak/>
        <w:t>Maize root biomass</w:t>
      </w:r>
      <w:ins w:id="132" w:author="Virginia Nichols" w:date="2024-01-16T15:49:00Z">
        <w:r w:rsidR="000E20C6">
          <w:rPr>
            <w:color w:val="auto"/>
          </w:rPr>
          <w:t xml:space="preserve"> from 0-60 cm soil depths</w:t>
        </w:r>
      </w:ins>
      <w:r w:rsidRPr="00C718B4">
        <w:rPr>
          <w:color w:val="auto"/>
        </w:rPr>
        <w:t xml:space="preserve">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r w:rsidR="00FD7744" w:rsidRPr="00C718B4">
        <w:rPr>
          <w:color w:val="auto"/>
        </w:rPr>
        <w:t>M</w:t>
      </w:r>
      <w:r w:rsidR="001F6543" w:rsidRPr="00C718B4">
        <w:rPr>
          <w:color w:val="auto"/>
        </w:rPr>
        <w:t xml:space="preserve">ollisols.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Mesonet, 2021).</w:t>
      </w:r>
    </w:p>
    <w:p w14:paraId="4CB87863" w14:textId="78B0F777" w:rsidR="008C4354" w:rsidRPr="00C718B4" w:rsidRDefault="008C4354" w:rsidP="008C4354">
      <w:pPr>
        <w:pStyle w:val="Heading2"/>
      </w:pPr>
      <w:r w:rsidRPr="00C718B4">
        <w:t>Sampling</w:t>
      </w:r>
    </w:p>
    <w:p w14:paraId="4B7C7F4F" w14:textId="183464BE"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w:t>
      </w:r>
      <w:del w:id="133" w:author="Virginia Nichols" w:date="2024-01-11T16:11:00Z">
        <w:r w:rsidRPr="00C718B4" w:rsidDel="00CD0A36">
          <w:rPr>
            <w:color w:val="auto"/>
          </w:rPr>
          <w:delText>simple rotation</w:delText>
        </w:r>
      </w:del>
      <w:ins w:id="134" w:author="Virginia Nichols" w:date="2024-01-11T16:11:00Z">
        <w:r w:rsidR="00CD0A36">
          <w:rPr>
            <w:color w:val="auto"/>
          </w:rPr>
          <w:t>short rotation</w:t>
        </w:r>
      </w:ins>
      <w:r w:rsidRPr="00C718B4">
        <w:rPr>
          <w:color w:val="auto"/>
        </w:rPr>
        <w:t xml:space="preserve">), and a 4-year rotation of </w:t>
      </w:r>
      <w:r w:rsidRPr="00C718B4">
        <w:rPr>
          <w:color w:val="auto"/>
        </w:rPr>
        <w:lastRenderedPageBreak/>
        <w:t xml:space="preserve">maize-soybean-oat/alfalfa-alfalfa that periodically received composted cattle manure (hereafter the </w:t>
      </w:r>
      <w:del w:id="135" w:author="Virginia Nichols" w:date="2024-01-11T16:10:00Z">
        <w:r w:rsidRPr="00C718B4" w:rsidDel="00CD0A36">
          <w:rPr>
            <w:color w:val="auto"/>
          </w:rPr>
          <w:delText>complex rotation</w:delText>
        </w:r>
      </w:del>
      <w:ins w:id="136" w:author="Virginia Nichols" w:date="2024-01-11T16:10:00Z">
        <w:r w:rsidR="00CD0A36">
          <w:rPr>
            <w:color w:val="auto"/>
          </w:rPr>
          <w:t>extended rotation</w:t>
        </w:r>
      </w:ins>
      <w:r w:rsidRPr="00C718B4">
        <w:rPr>
          <w:color w:val="auto"/>
        </w:rPr>
        <w:t xml:space="preserve">).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7185CD11" w14:textId="145182AD" w:rsidR="008C4354" w:rsidRPr="00C718B4" w:rsidRDefault="008C4354" w:rsidP="008C4354">
      <w:pPr>
        <w:pStyle w:val="CaptionSpecAPA"/>
        <w:spacing w:line="480" w:lineRule="auto"/>
        <w:rPr>
          <w:color w:val="auto"/>
        </w:rPr>
      </w:pPr>
      <w:r w:rsidRPr="00C718B4">
        <w:rPr>
          <w:color w:val="auto"/>
        </w:rPr>
        <w:t xml:space="preserve"> </w:t>
      </w:r>
      <w:bookmarkStart w:id="137" w:name="_Ref79572340"/>
      <w:bookmarkStart w:id="138"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Pr="00C718B4">
        <w:rPr>
          <w:noProof/>
          <w:color w:val="auto"/>
        </w:rPr>
        <w:t>1</w:t>
      </w:r>
      <w:r w:rsidRPr="00C718B4">
        <w:rPr>
          <w:noProof/>
          <w:color w:val="auto"/>
        </w:rPr>
        <w:fldChar w:fldCharType="end"/>
      </w:r>
      <w:bookmarkEnd w:id="137"/>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138"/>
      <w:r w:rsidR="00CB207F" w:rsidRPr="00C718B4">
        <w:rPr>
          <w:color w:val="auto"/>
        </w:rPr>
        <w:t>s sampled in this study; only the maize phase (bolded) was sampled in this study;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088C43BF" w:rsidR="008C4354" w:rsidRPr="00C718B4" w:rsidRDefault="008C4354" w:rsidP="00816798">
            <w:pPr>
              <w:spacing w:after="0"/>
            </w:pPr>
            <w:del w:id="139" w:author="Virginia Nichols" w:date="2024-01-11T16:12:00Z">
              <w:r w:rsidRPr="00C718B4" w:rsidDel="00483379">
                <w:delText xml:space="preserve">Simple </w:delText>
              </w:r>
            </w:del>
            <w:ins w:id="140" w:author="Virginia Nichols" w:date="2024-01-11T16:12:00Z">
              <w:r w:rsidR="00483379" w:rsidRPr="00C718B4">
                <w:t>S</w:t>
              </w:r>
              <w:r w:rsidR="00483379">
                <w:t>hort</w:t>
              </w:r>
              <w:r w:rsidR="00483379" w:rsidRPr="00C718B4">
                <w:t xml:space="preserve"> </w:t>
              </w:r>
            </w:ins>
            <w:r w:rsidRPr="00C718B4">
              <w:t>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696D8E00" w:rsidR="008C4354" w:rsidRPr="00C718B4" w:rsidRDefault="008C4354" w:rsidP="00816798">
            <w:pPr>
              <w:spacing w:after="0"/>
            </w:pPr>
            <w:del w:id="141" w:author="Virginia Nichols" w:date="2024-01-11T16:12:00Z">
              <w:r w:rsidRPr="00C718B4" w:rsidDel="00483379">
                <w:delText xml:space="preserve">Complex </w:delText>
              </w:r>
            </w:del>
            <w:ins w:id="142" w:author="Virginia Nichols" w:date="2024-01-11T16:12:00Z">
              <w:r w:rsidR="00483379">
                <w:t>Extended</w:t>
              </w:r>
              <w:r w:rsidR="00483379" w:rsidRPr="00C718B4">
                <w:t xml:space="preserve"> </w:t>
              </w:r>
            </w:ins>
            <w:r w:rsidRPr="00C718B4">
              <w:t>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34A88F79"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r w:rsidRPr="00C718B4">
        <w:rPr>
          <w:i/>
          <w:iCs/>
          <w:color w:val="auto"/>
        </w:rPr>
        <w:t>tidyverse</w:t>
      </w:r>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ins w:id="143" w:author="Virginia Nichols" w:date="2024-01-04T08:27:00Z">
        <w:r w:rsidR="005C07E2">
          <w:rPr>
            <w:color w:val="auto"/>
          </w:rPr>
          <w:t>All data used in this manuscript is available in csv format and as an R package available for download (</w:t>
        </w:r>
      </w:ins>
      <w:ins w:id="144" w:author="Virginia Nichols" w:date="2024-01-04T08:28:00Z">
        <w:r w:rsidR="005C07E2">
          <w:rPr>
            <w:color w:val="auto"/>
          </w:rPr>
          <w:fldChar w:fldCharType="begin"/>
        </w:r>
        <w:r w:rsidR="005C07E2">
          <w:rPr>
            <w:color w:val="auto"/>
          </w:rPr>
          <w:instrText>HYPERLINK "</w:instrText>
        </w:r>
        <w:r w:rsidR="005C07E2" w:rsidRPr="005C07E2">
          <w:rPr>
            <w:color w:val="auto"/>
          </w:rPr>
          <w:instrText>https://github.com/vanichols/maRsden</w:instrText>
        </w:r>
        <w:r w:rsidR="005C07E2">
          <w:rPr>
            <w:color w:val="auto"/>
          </w:rPr>
          <w:instrText>"</w:instrText>
        </w:r>
        <w:r w:rsidR="005C07E2">
          <w:rPr>
            <w:color w:val="auto"/>
          </w:rPr>
        </w:r>
        <w:r w:rsidR="005C07E2">
          <w:rPr>
            <w:color w:val="auto"/>
          </w:rPr>
          <w:fldChar w:fldCharType="separate"/>
        </w:r>
        <w:r w:rsidR="005C07E2" w:rsidRPr="00556FBE">
          <w:rPr>
            <w:rStyle w:val="Hyperlink"/>
          </w:rPr>
          <w:t>https://github.com/vanichols/maRsden</w:t>
        </w:r>
        <w:r w:rsidR="005C07E2">
          <w:rPr>
            <w:color w:val="auto"/>
          </w:rPr>
          <w:fldChar w:fldCharType="end"/>
        </w:r>
        <w:r w:rsidR="005C07E2">
          <w:rPr>
            <w:color w:val="auto"/>
          </w:rPr>
          <w:t xml:space="preserve">). </w:t>
        </w:r>
      </w:ins>
      <w:r w:rsidR="00FD7744" w:rsidRPr="00C718B4">
        <w:rPr>
          <w:color w:val="auto"/>
        </w:rPr>
        <w:t xml:space="preserve">The R code used </w:t>
      </w:r>
      <w:ins w:id="145" w:author="Virginia Nichols" w:date="2024-01-04T07:57:00Z">
        <w:r w:rsidR="00697F55">
          <w:rPr>
            <w:color w:val="auto"/>
          </w:rPr>
          <w:t>to perform</w:t>
        </w:r>
      </w:ins>
      <w:del w:id="146" w:author="Virginia Nichols" w:date="2024-01-04T07:57:00Z">
        <w:r w:rsidR="00FD7744" w:rsidRPr="00C718B4" w:rsidDel="00697F55">
          <w:rPr>
            <w:color w:val="auto"/>
          </w:rPr>
          <w:delText>in</w:delText>
        </w:r>
      </w:del>
      <w:r w:rsidR="00FD7744" w:rsidRPr="00C718B4">
        <w:rPr>
          <w:color w:val="auto"/>
        </w:rPr>
        <w:t xml:space="preserve"> these analyses</w:t>
      </w:r>
      <w:ins w:id="147" w:author="Virginia Nichols" w:date="2024-01-04T07:57:00Z">
        <w:r w:rsidR="00697F55">
          <w:rPr>
            <w:color w:val="auto"/>
          </w:rPr>
          <w:t xml:space="preserve"> and create </w:t>
        </w:r>
      </w:ins>
      <w:ins w:id="148" w:author="Virginia Nichols" w:date="2024-01-04T07:58:00Z">
        <w:r w:rsidR="00B6496D">
          <w:rPr>
            <w:color w:val="auto"/>
          </w:rPr>
          <w:t>manuscript figures</w:t>
        </w:r>
      </w:ins>
      <w:r w:rsidR="00FD7744" w:rsidRPr="00C718B4">
        <w:rPr>
          <w:color w:val="auto"/>
        </w:rPr>
        <w:t xml:space="preserve"> is available </w:t>
      </w:r>
      <w:r w:rsidR="00196245" w:rsidRPr="00C718B4">
        <w:rPr>
          <w:color w:val="auto"/>
        </w:rPr>
        <w:t>in a</w:t>
      </w:r>
      <w:r w:rsidR="00FD7744" w:rsidRPr="00C718B4">
        <w:rPr>
          <w:color w:val="auto"/>
        </w:rPr>
        <w:t xml:space="preserve"> </w:t>
      </w:r>
      <w:ins w:id="149" w:author="Virginia Nichols" w:date="2024-01-04T07:58:00Z">
        <w:r w:rsidR="00B6496D">
          <w:rPr>
            <w:color w:val="auto"/>
          </w:rPr>
          <w:t xml:space="preserve">public </w:t>
        </w:r>
      </w:ins>
      <w:r w:rsidR="00FD7744" w:rsidRPr="00C718B4">
        <w:rPr>
          <w:color w:val="auto"/>
        </w:rPr>
        <w:t>Github</w:t>
      </w:r>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4D5450CE" w:rsidR="008C4354" w:rsidRPr="00C718B4" w:rsidRDefault="008C4354" w:rsidP="008C4354">
      <w:pPr>
        <w:pStyle w:val="Body"/>
        <w:rPr>
          <w:color w:val="auto"/>
        </w:rPr>
      </w:pPr>
      <w:r w:rsidRPr="00C718B4">
        <w:rPr>
          <w:color w:val="auto"/>
        </w:rPr>
        <w:t>The effect of rotation treatment (</w:t>
      </w:r>
      <w:del w:id="150" w:author="Virginia Nichols" w:date="2024-01-11T16:13:00Z">
        <w:r w:rsidRPr="00C718B4" w:rsidDel="00483379">
          <w:rPr>
            <w:color w:val="auto"/>
          </w:rPr>
          <w:delText>simple, complex</w:delText>
        </w:r>
      </w:del>
      <w:ins w:id="151" w:author="Virginia Nichols" w:date="2024-01-11T16:13:00Z">
        <w:r w:rsidR="00483379">
          <w:rPr>
            <w:color w:val="auto"/>
          </w:rPr>
          <w:t>short, extended</w:t>
        </w:r>
      </w:ins>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r w:rsidRPr="00C718B4">
        <w:rPr>
          <w:i/>
          <w:iCs/>
          <w:color w:val="auto"/>
        </w:rPr>
        <w:t>emmeans</w:t>
      </w:r>
      <w:r w:rsidRPr="00C718B4">
        <w:rPr>
          <w:color w:val="auto"/>
        </w:rPr>
        <w:t xml:space="preserve"> (Lenth et al., 2018) and </w:t>
      </w:r>
      <w:r w:rsidRPr="00C718B4">
        <w:rPr>
          <w:i/>
          <w:iCs/>
          <w:color w:val="auto"/>
        </w:rPr>
        <w:t>lmerTest</w:t>
      </w:r>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lastRenderedPageBreak/>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r w:rsidRPr="00C718B4">
        <w:rPr>
          <w:i/>
          <w:iCs/>
          <w:color w:val="auto"/>
        </w:rPr>
        <w:t>nlraa</w:t>
      </w:r>
      <w:r w:rsidRPr="00C718B4">
        <w:rPr>
          <w:color w:val="auto"/>
        </w:rPr>
        <w:t xml:space="preserve"> package (Miguez, 2021). We tried several non-linear models fit to both the raw data and the data filtered to remove measurements taken after the season’s maximum depth had been reached (Figure S1). We found a three-parameter logistic curve (Archontoulis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ins w:id="152" w:author="Virginia Nichols" w:date="2024-01-04T08:26:00Z">
                <w:rPr>
                  <w:rFonts w:ascii="Cambria Math" w:hAnsi="Cambria Math"/>
                  <w:i/>
                  <w:color w:val="auto"/>
                </w:rPr>
              </w:ins>
            </m:ctrlPr>
          </m:fPr>
          <m:num>
            <m:sSub>
              <m:sSubPr>
                <m:ctrlPr>
                  <w:ins w:id="153" w:author="Virginia Nichols" w:date="2024-01-04T08:26:00Z">
                    <w:rPr>
                      <w:rFonts w:ascii="Cambria Math" w:hAnsi="Cambria Math"/>
                      <w:i/>
                      <w:color w:val="auto"/>
                    </w:rPr>
                  </w:ins>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ins w:id="154" w:author="Virginia Nichols" w:date="2024-01-04T08:26:00Z">
                    <w:rPr>
                      <w:rFonts w:ascii="Cambria Math" w:hAnsi="Cambria Math"/>
                      <w:color w:val="auto"/>
                    </w:rPr>
                  </w:ins>
                </m:ctrlPr>
              </m:funcPr>
              <m:fName>
                <m:r>
                  <m:rPr>
                    <m:sty m:val="p"/>
                  </m:rPr>
                  <w:rPr>
                    <w:rFonts w:ascii="Cambria Math" w:hAnsi="Cambria Math"/>
                    <w:color w:val="auto"/>
                  </w:rPr>
                  <m:t>exp</m:t>
                </m:r>
                <m:ctrlPr>
                  <w:ins w:id="155" w:author="Virginia Nichols" w:date="2024-01-04T08:26:00Z">
                    <w:rPr>
                      <w:rFonts w:ascii="Cambria Math" w:hAnsi="Cambria Math"/>
                      <w:i/>
                      <w:color w:val="auto"/>
                    </w:rPr>
                  </w:ins>
                </m:ctrlPr>
              </m:fName>
              <m:e>
                <m:d>
                  <m:dPr>
                    <m:ctrlPr>
                      <w:ins w:id="156" w:author="Virginia Nichols" w:date="2024-01-04T08:26:00Z">
                        <w:rPr>
                          <w:rFonts w:ascii="Cambria Math" w:hAnsi="Cambria Math"/>
                          <w:i/>
                          <w:color w:val="auto"/>
                        </w:rPr>
                      </w:ins>
                    </m:ctrlPr>
                  </m:dPr>
                  <m:e>
                    <m:f>
                      <m:fPr>
                        <m:ctrlPr>
                          <w:ins w:id="157" w:author="Virginia Nichols" w:date="2024-01-04T08:26:00Z">
                            <w:rPr>
                              <w:rFonts w:ascii="Cambria Math" w:hAnsi="Cambria Math"/>
                              <w:i/>
                              <w:color w:val="auto"/>
                            </w:rPr>
                          </w:ins>
                        </m:ctrlPr>
                      </m:fPr>
                      <m:num>
                        <m:d>
                          <m:dPr>
                            <m:ctrlPr>
                              <w:ins w:id="158" w:author="Virginia Nichols" w:date="2024-01-04T08:26:00Z">
                                <w:rPr>
                                  <w:rFonts w:ascii="Cambria Math" w:hAnsi="Cambria Math"/>
                                  <w:i/>
                                  <w:color w:val="auto"/>
                                </w:rPr>
                              </w:ins>
                            </m:ctrlPr>
                          </m:dPr>
                          <m:e>
                            <m:sSub>
                              <m:sSubPr>
                                <m:ctrlPr>
                                  <w:ins w:id="159" w:author="Virginia Nichols" w:date="2024-01-04T08:26:00Z">
                                    <w:rPr>
                                      <w:rFonts w:ascii="Cambria Math" w:hAnsi="Cambria Math"/>
                                      <w:i/>
                                      <w:color w:val="auto"/>
                                    </w:rPr>
                                  </w:ins>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r w:rsidRPr="00C718B4">
        <w:rPr>
          <w:i/>
          <w:iCs/>
          <w:color w:val="auto"/>
        </w:rPr>
        <w:t>rootdepth(GDD)</w:t>
      </w:r>
      <w:r w:rsidRPr="00C718B4">
        <w:rPr>
          <w:color w:val="auto"/>
        </w:rPr>
        <w:t xml:space="preserve"> is the maximum rooting depth at a given cumulative GDD after planting and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are estimated parameters. </w:t>
      </w:r>
      <w:r w:rsidRPr="00C718B4">
        <w:rPr>
          <w:i/>
          <w:iCs/>
          <w:color w:val="auto"/>
        </w:rPr>
        <w:t>A</w:t>
      </w:r>
      <w:r w:rsidRPr="00C718B4">
        <w:rPr>
          <w:i/>
          <w:iCs/>
          <w:color w:val="auto"/>
          <w:vertAlign w:val="subscript"/>
        </w:rPr>
        <w:t>sym</w:t>
      </w:r>
      <w:r w:rsidRPr="00C718B4">
        <w:rPr>
          <w:color w:val="auto"/>
        </w:rPr>
        <w:t xml:space="preserve"> represents the maximum rooting depth achieved, </w:t>
      </w:r>
      <w:r w:rsidRPr="00C718B4">
        <w:rPr>
          <w:i/>
          <w:iCs/>
          <w:color w:val="auto"/>
        </w:rPr>
        <w:t>x</w:t>
      </w:r>
      <w:r w:rsidRPr="00C718B4">
        <w:rPr>
          <w:i/>
          <w:iCs/>
          <w:color w:val="auto"/>
          <w:vertAlign w:val="subscript"/>
        </w:rPr>
        <w:t>mid</w:t>
      </w:r>
      <w:r w:rsidRPr="00C718B4">
        <w:rPr>
          <w:color w:val="auto"/>
        </w:rPr>
        <w:t xml:space="preserve"> represents the cumulative GDD value at which half of the maximum rooting depth was achieved, and </w:t>
      </w:r>
      <w:r w:rsidRPr="00C718B4">
        <w:rPr>
          <w:i/>
          <w:iCs/>
          <w:color w:val="auto"/>
        </w:rPr>
        <w:t>scal</w:t>
      </w:r>
      <w:r w:rsidRPr="00C718B4">
        <w:rPr>
          <w:color w:val="auto"/>
        </w:rPr>
        <w:t xml:space="preserve"> describes the steepness of the curve (Miguez et al., 2018). We found the best model fit incorporated a fixed effect of rotation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scal</w:t>
      </w:r>
      <w:r w:rsidRPr="00C718B4">
        <w:rPr>
          <w:color w:val="auto"/>
        </w:rPr>
        <w:t xml:space="preserve">, and </w:t>
      </w:r>
      <w:r w:rsidRPr="00C718B4">
        <w:rPr>
          <w:i/>
          <w:iCs/>
          <w:color w:val="auto"/>
        </w:rPr>
        <w:t>x</w:t>
      </w:r>
      <w:r w:rsidRPr="00C718B4">
        <w:rPr>
          <w:i/>
          <w:iCs/>
          <w:color w:val="auto"/>
          <w:vertAlign w:val="subscript"/>
        </w:rPr>
        <w:t>mid</w:t>
      </w:r>
      <w:r w:rsidRPr="00C718B4">
        <w:rPr>
          <w:color w:val="auto"/>
        </w:rPr>
        <w:t xml:space="preserve">; a random effect of a year-factor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 random effect of block on </w:t>
      </w:r>
      <w:r w:rsidRPr="00C718B4">
        <w:rPr>
          <w:i/>
          <w:iCs/>
          <w:color w:val="auto"/>
        </w:rPr>
        <w:t>A</w:t>
      </w:r>
      <w:r w:rsidRPr="00C718B4">
        <w:rPr>
          <w:i/>
          <w:iCs/>
          <w:color w:val="auto"/>
          <w:vertAlign w:val="subscript"/>
        </w:rPr>
        <w:t>sym</w:t>
      </w:r>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160" w:name="_Ref79573569"/>
      <w:bookmarkStart w:id="161" w:name="_Toc83115573"/>
      <w:r w:rsidRPr="00C718B4">
        <w:rPr>
          <w:color w:val="auto"/>
        </w:rPr>
        <w:lastRenderedPageBreak/>
        <w:t>Table 2</w:t>
      </w:r>
      <w:bookmarkEnd w:id="160"/>
      <w:r w:rsidR="001F6543" w:rsidRPr="00C718B4">
        <w:rPr>
          <w:color w:val="auto"/>
        </w:rPr>
        <w:t>.</w:t>
      </w:r>
      <w:r w:rsidRPr="00C718B4">
        <w:rPr>
          <w:color w:val="auto"/>
        </w:rPr>
        <w:t xml:space="preserve"> Summary of measurements used for this study</w:t>
      </w:r>
      <w:bookmarkEnd w:id="161"/>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77777777" w:rsidR="008C4354" w:rsidRPr="00C718B4" w:rsidRDefault="008C4354" w:rsidP="008C4354">
            <w:pPr>
              <w:spacing w:before="0" w:after="0"/>
              <w:ind w:left="144" w:hanging="144"/>
              <w:rPr>
                <w:sz w:val="20"/>
              </w:rPr>
            </w:pPr>
            <w:r w:rsidRPr="00C718B4">
              <w:rPr>
                <w:sz w:val="20"/>
              </w:rPr>
              <w:t>Soil moisture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24B4A519" w:rsidR="00A937E5" w:rsidRPr="00C718B4" w:rsidRDefault="00A937E5" w:rsidP="008C4354">
      <w:pPr>
        <w:pStyle w:val="Body"/>
        <w:rPr>
          <w:color w:val="auto"/>
        </w:rPr>
      </w:pPr>
      <w:r w:rsidRPr="00C718B4">
        <w:rPr>
          <w:color w:val="auto"/>
        </w:rPr>
        <w:t xml:space="preserve">Distinguishing newly added root biomass from root biomass </w:t>
      </w:r>
      <w:ins w:id="162" w:author="Virginia Nichols" w:date="2024-01-04T07:59:00Z">
        <w:r w:rsidR="00B6496D">
          <w:rPr>
            <w:color w:val="auto"/>
          </w:rPr>
          <w:t xml:space="preserve">derived </w:t>
        </w:r>
      </w:ins>
      <w:r w:rsidRPr="00C718B4">
        <w:rPr>
          <w:color w:val="auto"/>
        </w:rPr>
        <w:t>from the previous year’s crop and weed roots is difficult using visual sorting, and failure to address these background levels of roots can lead to overestimates of root mass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cores</w:t>
      </w:r>
      <w:r w:rsidRPr="00C718B4">
        <w:rPr>
          <w:color w:val="auto"/>
        </w:rPr>
        <w:t>, or maintaining a crop- and weed-free area to track background levels throughout the season. We chose to take a background sample shortly after the maize crop was planted</w:t>
      </w:r>
      <w:r w:rsidR="00FD7744" w:rsidRPr="00C718B4">
        <w:rPr>
          <w:color w:val="auto"/>
        </w:rPr>
        <w:t xml:space="preserve"> (</w:t>
      </w:r>
      <w:r w:rsidR="00FD7744" w:rsidRPr="00C718B4">
        <w:rPr>
          <w:b/>
          <w:bCs/>
          <w:color w:val="auto"/>
        </w:rPr>
        <w:t>see Table S1</w:t>
      </w:r>
      <w:r w:rsidR="00FD7744" w:rsidRPr="00C718B4">
        <w:rPr>
          <w:color w:val="auto"/>
        </w:rPr>
        <w:t>)</w:t>
      </w:r>
      <w:ins w:id="163" w:author="Virginia Nichols" w:date="2024-01-04T08:08:00Z">
        <w:r w:rsidR="00D624AA">
          <w:rPr>
            <w:color w:val="auto"/>
          </w:rPr>
          <w:t xml:space="preserve">. </w:t>
        </w:r>
      </w:ins>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ins w:id="164" w:author="Virginia Nichols" w:date="2024-01-04T08:08:00Z">
        <w:r w:rsidR="00D624AA">
          <w:rPr>
            <w:color w:val="auto"/>
          </w:rPr>
          <w:t xml:space="preserve">We </w:t>
        </w:r>
      </w:ins>
      <w:ins w:id="165" w:author="Virginia Nichols" w:date="2024-01-04T08:09:00Z">
        <w:r w:rsidR="00D624AA">
          <w:rPr>
            <w:color w:val="auto"/>
          </w:rPr>
          <w:t xml:space="preserve">used </w:t>
        </w:r>
      </w:ins>
      <w:ins w:id="166" w:author="Virginia Nichols" w:date="2024-01-04T08:08:00Z">
        <w:r w:rsidR="00D624AA">
          <w:rPr>
            <w:color w:val="auto"/>
          </w:rPr>
          <w:t xml:space="preserve">the two extreme </w:t>
        </w:r>
      </w:ins>
      <w:ins w:id="167" w:author="Virginia Nichols" w:date="2024-01-04T08:09:00Z">
        <w:r w:rsidR="00D624AA">
          <w:rPr>
            <w:color w:val="auto"/>
          </w:rPr>
          <w:t xml:space="preserve">assumption </w:t>
        </w:r>
      </w:ins>
      <w:ins w:id="168" w:author="Virginia Nichols" w:date="2024-01-04T08:08:00Z">
        <w:r w:rsidR="00D624AA">
          <w:rPr>
            <w:color w:val="auto"/>
          </w:rPr>
          <w:t xml:space="preserve">cases </w:t>
        </w:r>
      </w:ins>
      <w:ins w:id="169" w:author="Virginia Nichols" w:date="2024-01-04T08:10:00Z">
        <w:r w:rsidR="00D624AA">
          <w:rPr>
            <w:color w:val="auto"/>
          </w:rPr>
          <w:t>concerning</w:t>
        </w:r>
      </w:ins>
      <w:ins w:id="170" w:author="Virginia Nichols" w:date="2024-01-04T08:09:00Z">
        <w:r w:rsidR="00D624AA">
          <w:rPr>
            <w:color w:val="auto"/>
          </w:rPr>
          <w:t xml:space="preserve"> the percentage of the sampled background roots </w:t>
        </w:r>
      </w:ins>
      <w:ins w:id="171" w:author="Virginia Nichols" w:date="2024-01-04T08:10:00Z">
        <w:r w:rsidR="00D624AA">
          <w:rPr>
            <w:color w:val="auto"/>
          </w:rPr>
          <w:t xml:space="preserve">that decayed between </w:t>
        </w:r>
      </w:ins>
      <w:ins w:id="172" w:author="Virginia Nichols" w:date="2024-01-04T08:14:00Z">
        <w:r w:rsidR="00D624AA">
          <w:rPr>
            <w:color w:val="auto"/>
          </w:rPr>
          <w:t>the start of the maize growing season (</w:t>
        </w:r>
        <w:r w:rsidR="00D624AA" w:rsidRPr="00C718B4">
          <w:rPr>
            <w:color w:val="auto"/>
          </w:rPr>
          <w:t xml:space="preserve">3 days after planting (DAP) in 2019 and 4 DAP in 2020; </w:t>
        </w:r>
        <w:r w:rsidR="00D624AA" w:rsidRPr="00C718B4">
          <w:rPr>
            <w:b/>
            <w:bCs/>
            <w:color w:val="auto"/>
          </w:rPr>
          <w:t>Table 2</w:t>
        </w:r>
        <w:r w:rsidR="00D624AA" w:rsidRPr="00C718B4">
          <w:rPr>
            <w:color w:val="auto"/>
          </w:rPr>
          <w:t>)</w:t>
        </w:r>
      </w:ins>
      <w:ins w:id="173" w:author="Virginia Nichols" w:date="2024-01-04T08:10:00Z">
        <w:r w:rsidR="00D624AA">
          <w:rPr>
            <w:color w:val="auto"/>
          </w:rPr>
          <w:t xml:space="preserve"> and </w:t>
        </w:r>
      </w:ins>
      <w:ins w:id="174" w:author="Virginia Nichols" w:date="2024-01-04T08:14:00Z">
        <w:r w:rsidR="00D624AA">
          <w:rPr>
            <w:color w:val="auto"/>
          </w:rPr>
          <w:t>the last sampling date near maize physiological maturity</w:t>
        </w:r>
      </w:ins>
      <w:ins w:id="175" w:author="Virginia Nichols" w:date="2024-01-04T08:10:00Z">
        <w:r w:rsidR="00D624AA">
          <w:rPr>
            <w:color w:val="auto"/>
          </w:rPr>
          <w:t>:</w:t>
        </w:r>
      </w:ins>
      <w:ins w:id="176" w:author="Virginia Nichols" w:date="2024-01-04T08:08:00Z">
        <w:r w:rsidR="00D624AA">
          <w:rPr>
            <w:color w:val="auto"/>
          </w:rPr>
          <w:t xml:space="preserve"> </w:t>
        </w:r>
      </w:ins>
      <w:ins w:id="177" w:author="Virginia Nichols" w:date="2024-01-04T08:11:00Z">
        <w:r w:rsidR="00D624AA">
          <w:rPr>
            <w:color w:val="auto"/>
          </w:rPr>
          <w:t>0%</w:t>
        </w:r>
      </w:ins>
      <w:ins w:id="178" w:author="Virginia Nichols" w:date="2024-01-04T08:08:00Z">
        <w:r w:rsidR="00D624AA">
          <w:rPr>
            <w:color w:val="auto"/>
          </w:rPr>
          <w:t xml:space="preserve"> background root decay, an</w:t>
        </w:r>
      </w:ins>
      <w:ins w:id="179" w:author="Virginia Nichols" w:date="2024-01-04T08:09:00Z">
        <w:r w:rsidR="00D624AA">
          <w:rPr>
            <w:color w:val="auto"/>
          </w:rPr>
          <w:t>d 100% background root decay</w:t>
        </w:r>
      </w:ins>
      <w:ins w:id="180" w:author="Virginia Nichols" w:date="2024-01-04T08:11:00Z">
        <w:r w:rsidR="00D624AA">
          <w:rPr>
            <w:color w:val="auto"/>
          </w:rPr>
          <w:t xml:space="preserve">. The true </w:t>
        </w:r>
      </w:ins>
      <w:ins w:id="181" w:author="Virginia Nichols" w:date="2024-01-11T16:18:00Z">
        <w:r w:rsidR="00483379">
          <w:rPr>
            <w:color w:val="auto"/>
          </w:rPr>
          <w:t>amount of background roots present at the time of sampling falls</w:t>
        </w:r>
      </w:ins>
      <w:ins w:id="182" w:author="Virginia Nichols" w:date="2024-01-04T08:11:00Z">
        <w:r w:rsidR="00D624AA">
          <w:rPr>
            <w:color w:val="auto"/>
          </w:rPr>
          <w:t xml:space="preserve"> between the extreme</w:t>
        </w:r>
      </w:ins>
      <w:ins w:id="183" w:author="Virginia Nichols" w:date="2024-01-11T16:18:00Z">
        <w:r w:rsidR="00483379">
          <w:rPr>
            <w:color w:val="auto"/>
          </w:rPr>
          <w:t xml:space="preserve"> assumptions</w:t>
        </w:r>
      </w:ins>
      <w:ins w:id="184" w:author="Virginia Nichols" w:date="2024-01-04T08:11:00Z">
        <w:r w:rsidR="00D624AA">
          <w:rPr>
            <w:color w:val="auto"/>
          </w:rPr>
          <w:t xml:space="preserve">, and we therefore </w:t>
        </w:r>
      </w:ins>
      <w:del w:id="185" w:author="Virginia Nichols" w:date="2024-01-04T08:08:00Z">
        <w:r w:rsidRPr="00C718B4" w:rsidDel="00D624AA">
          <w:rPr>
            <w:color w:val="auto"/>
          </w:rPr>
          <w:delText>,</w:delText>
        </w:r>
      </w:del>
      <w:del w:id="186" w:author="Virginia Nichols" w:date="2024-01-04T08:11:00Z">
        <w:r w:rsidRPr="00C718B4" w:rsidDel="00D624AA">
          <w:rPr>
            <w:color w:val="auto"/>
          </w:rPr>
          <w:delText xml:space="preserve"> and therefore </w:delText>
        </w:r>
      </w:del>
      <w:r w:rsidRPr="00C718B4">
        <w:rPr>
          <w:color w:val="auto"/>
        </w:rPr>
        <w:t xml:space="preserve">report the production of new crop root biomass as a </w:t>
      </w:r>
      <w:ins w:id="187" w:author="Virginia Nichols" w:date="2024-01-04T08:11:00Z">
        <w:r w:rsidR="00D624AA">
          <w:rPr>
            <w:color w:val="auto"/>
          </w:rPr>
          <w:t>range of possible values</w:t>
        </w:r>
      </w:ins>
      <w:ins w:id="188" w:author="Virginia Nichols" w:date="2024-01-11T16:19:00Z">
        <w:r w:rsidR="00483379">
          <w:rPr>
            <w:color w:val="auto"/>
          </w:rPr>
          <w:t xml:space="preserve">. </w:t>
        </w:r>
      </w:ins>
    </w:p>
    <w:p w14:paraId="3C7A6094" w14:textId="6F823E76" w:rsidR="008C4354" w:rsidRPr="00C718B4" w:rsidRDefault="00A937E5" w:rsidP="008C4354">
      <w:pPr>
        <w:pStyle w:val="Body"/>
        <w:rPr>
          <w:color w:val="auto"/>
        </w:rPr>
      </w:pPr>
      <w:r w:rsidRPr="00C718B4">
        <w:rPr>
          <w:color w:val="auto"/>
        </w:rPr>
        <w:t>The Restricted Maximum Likelihood (REML) method for linear mixed effect models in JMP Pro 15.0 was used to evaluate the effects of rotation treatment on maize root mass production within four soil depth increments (0-15 cm, 15-30 cm, 30-45 cm, and 45-60 cm)</w:t>
      </w:r>
      <w:ins w:id="189" w:author="Virginia Nichols" w:date="2024-01-04T08:15:00Z">
        <w:r w:rsidR="00D624AA">
          <w:rPr>
            <w:color w:val="auto"/>
          </w:rPr>
          <w:t xml:space="preserve"> for each of the extreme assumption cases</w:t>
        </w:r>
      </w:ins>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p>
    <w:p w14:paraId="3DD7E701" w14:textId="77777777" w:rsidR="008C4354" w:rsidRPr="00C718B4" w:rsidRDefault="008C4354" w:rsidP="008C4354">
      <w:pPr>
        <w:pStyle w:val="Heading2"/>
      </w:pPr>
      <w:r w:rsidRPr="00C718B4">
        <w:t>Growth analysis</w:t>
      </w:r>
    </w:p>
    <w:p w14:paraId="1EC5F804" w14:textId="7D5AA8D5" w:rsidR="008C4354" w:rsidRPr="00C718B4" w:rsidRDefault="008C4354" w:rsidP="008C4354">
      <w:pPr>
        <w:pStyle w:val="Body"/>
        <w:rPr>
          <w:color w:val="auto"/>
        </w:rPr>
      </w:pPr>
      <w:r w:rsidRPr="00C718B4">
        <w:rPr>
          <w:color w:val="auto"/>
        </w:rPr>
        <w:lastRenderedPageBreak/>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fit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r w:rsidRPr="00C718B4">
        <w:rPr>
          <w:i/>
          <w:color w:val="auto"/>
        </w:rPr>
        <w:t>confint</w:t>
      </w:r>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23B7982" w:rsidR="008C4354" w:rsidRPr="00C718B4" w:rsidRDefault="008C4354" w:rsidP="008C4354">
      <w:pPr>
        <w:pStyle w:val="Body"/>
        <w:rPr>
          <w:color w:val="auto"/>
        </w:rPr>
      </w:pPr>
      <w:r w:rsidRPr="00C718B4">
        <w:rPr>
          <w:color w:val="auto"/>
        </w:rPr>
        <w:t>A root-to-shoot ratio for each experimental unit was estimated using the net 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r w:rsidRPr="00C718B4">
        <w:rPr>
          <w:i/>
          <w:iCs/>
          <w:color w:val="auto"/>
        </w:rPr>
        <w:t>gamm</w:t>
      </w:r>
      <w:r w:rsidRPr="00C718B4">
        <w:rPr>
          <w:color w:val="auto"/>
        </w:rPr>
        <w:t xml:space="preserve"> </w:t>
      </w:r>
      <w:r w:rsidRPr="00C718B4">
        <w:rPr>
          <w:color w:val="auto"/>
        </w:rPr>
        <w:lastRenderedPageBreak/>
        <w:t xml:space="preserve">function of the R package </w:t>
      </w:r>
      <w:r w:rsidRPr="00C718B4">
        <w:rPr>
          <w:i/>
          <w:iCs/>
          <w:color w:val="auto"/>
        </w:rPr>
        <w:t xml:space="preserve">mgcv </w:t>
      </w:r>
      <w:r w:rsidRPr="00C718B4">
        <w:rPr>
          <w:bCs/>
          <w:color w:val="auto"/>
        </w:rPr>
        <w:t>(McCulloch and Neuhaus, 2005; Wood, 2011)</w:t>
      </w:r>
      <w:r w:rsidRPr="00C718B4">
        <w:rPr>
          <w:color w:val="auto"/>
        </w:rPr>
        <w:t xml:space="preserve"> was used, and the </w:t>
      </w:r>
      <w:r w:rsidRPr="00C718B4">
        <w:rPr>
          <w:i/>
          <w:iCs/>
          <w:color w:val="auto"/>
        </w:rPr>
        <w:t>emmeans</w:t>
      </w:r>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C718B4" w:rsidRDefault="008C4354" w:rsidP="008C4354">
      <w:pPr>
        <w:pStyle w:val="Heading2"/>
      </w:pPr>
      <w:r w:rsidRPr="00C718B4">
        <w:t>Soil moisture</w:t>
      </w:r>
    </w:p>
    <w:p w14:paraId="55219ABC" w14:textId="77777777" w:rsidR="008C4354" w:rsidRPr="00C718B4" w:rsidRDefault="008C4354" w:rsidP="008C4354">
      <w:pPr>
        <w:pStyle w:val="Body"/>
        <w:rPr>
          <w:color w:val="auto"/>
        </w:rPr>
      </w:pPr>
      <w:r w:rsidRPr="00C718B4">
        <w:rPr>
          <w:color w:val="auto"/>
        </w:rPr>
        <w:t xml:space="preserve">The hourly soil moisture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r w:rsidRPr="00C718B4">
        <w:rPr>
          <w:i/>
          <w:color w:val="auto"/>
        </w:rPr>
        <w:t>mgcv</w:t>
      </w:r>
      <w:r w:rsidRPr="00C718B4">
        <w:rPr>
          <w:color w:val="auto"/>
        </w:rPr>
        <w:t xml:space="preserve">. </w:t>
      </w:r>
    </w:p>
    <w:p w14:paraId="053A0687" w14:textId="77777777" w:rsidR="008C4354" w:rsidRPr="00C718B4" w:rsidRDefault="008C4354" w:rsidP="008C4354">
      <w:pPr>
        <w:pStyle w:val="Heading1"/>
      </w:pPr>
      <w:bookmarkStart w:id="190" w:name="_Toc83115536"/>
      <w:r w:rsidRPr="00C718B4">
        <w:t>Results</w:t>
      </w:r>
      <w:bookmarkEnd w:id="190"/>
    </w:p>
    <w:p w14:paraId="1E190F8F" w14:textId="77777777" w:rsidR="008C4354" w:rsidRPr="00C718B4" w:rsidRDefault="008C4354" w:rsidP="008C4354">
      <w:pPr>
        <w:pStyle w:val="Heading2"/>
      </w:pPr>
      <w:bookmarkStart w:id="191" w:name="_Toc83115537"/>
      <w:r w:rsidRPr="00C718B4">
        <w:t>Grain yields and weather</w:t>
      </w:r>
      <w:bookmarkEnd w:id="191"/>
    </w:p>
    <w:p w14:paraId="4276A25D" w14:textId="6122B7CF"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del w:id="192" w:author="Virginia Nichols" w:date="2024-01-11T16:10:00Z">
        <w:r w:rsidRPr="00C718B4" w:rsidDel="00CD0A36">
          <w:rPr>
            <w:color w:val="auto"/>
          </w:rPr>
          <w:delText>complex rotation</w:delText>
        </w:r>
      </w:del>
      <w:ins w:id="193" w:author="Virginia Nichols" w:date="2024-01-11T16:10:00Z">
        <w:r w:rsidR="00CD0A36">
          <w:rPr>
            <w:color w:val="auto"/>
          </w:rPr>
          <w:t>extended rotation</w:t>
        </w:r>
      </w:ins>
      <w:r w:rsidRPr="00C718B4">
        <w:rPr>
          <w:color w:val="auto"/>
        </w:rPr>
        <w:t xml:space="preserve"> producing significantly higher (p&lt;0.01) grain yields in five (2013, 2014, 2016, 2017, and 2018) of the eight years. Averaged over all years, maize grown in the </w:t>
      </w:r>
      <w:del w:id="194" w:author="Virginia Nichols" w:date="2024-01-11T16:11:00Z">
        <w:r w:rsidRPr="00C718B4" w:rsidDel="00CD0A36">
          <w:rPr>
            <w:color w:val="auto"/>
          </w:rPr>
          <w:delText>simple rotation</w:delText>
        </w:r>
      </w:del>
      <w:ins w:id="195" w:author="Virginia Nichols" w:date="2024-01-11T16:11:00Z">
        <w:r w:rsidR="00CD0A36">
          <w:rPr>
            <w:color w:val="auto"/>
          </w:rPr>
          <w:t>short rotation</w:t>
        </w:r>
      </w:ins>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del w:id="196" w:author="Virginia Nichols" w:date="2024-01-11T16:10:00Z">
        <w:r w:rsidRPr="00C718B4" w:rsidDel="00CD0A36">
          <w:rPr>
            <w:color w:val="auto"/>
          </w:rPr>
          <w:delText>complex rotation</w:delText>
        </w:r>
      </w:del>
      <w:ins w:id="197" w:author="Virginia Nichols" w:date="2024-01-11T16:10:00Z">
        <w:r w:rsidR="00CD0A36">
          <w:rPr>
            <w:color w:val="auto"/>
          </w:rPr>
          <w:t>extended rotation</w:t>
        </w:r>
      </w:ins>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t xml:space="preserve">Over the past 30 years, from 15-April through 15-October the research site averaged 597 mm of precipitation with a mean air temperature of 19⁰C. From 2013-2020, growing season </w:t>
      </w:r>
      <w:r w:rsidRPr="00C718B4">
        <w:rPr>
          <w:color w:val="auto"/>
        </w:rPr>
        <w:lastRenderedPageBreak/>
        <w:t>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2361E100" w:rsidR="008C4354" w:rsidRPr="00C718B4" w:rsidRDefault="008C4354" w:rsidP="008C4354">
      <w:pPr>
        <w:pStyle w:val="NoSpacing"/>
        <w:spacing w:line="480" w:lineRule="auto"/>
        <w:jc w:val="center"/>
      </w:pPr>
      <w:del w:id="198" w:author="Virginia Nichols" w:date="2024-01-16T15:56:00Z">
        <w:r w:rsidRPr="00C718B4" w:rsidDel="000E20C6">
          <w:rPr>
            <w:noProof/>
          </w:rPr>
          <w:lastRenderedPageBreak/>
          <w:drawing>
            <wp:inline distT="0" distB="0" distL="0" distR="0" wp14:anchorId="624C2830" wp14:editId="695F9033">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del>
      <w:ins w:id="199" w:author="Virginia Nichols" w:date="2024-01-16T15:58:00Z">
        <w:r w:rsidR="000E20C6">
          <w:rPr>
            <w:noProof/>
          </w:rPr>
          <w:drawing>
            <wp:inline distT="0" distB="0" distL="0" distR="0" wp14:anchorId="7D018C6C" wp14:editId="1A83BAE9">
              <wp:extent cx="5943600" cy="3182620"/>
              <wp:effectExtent l="0" t="0" r="0" b="0"/>
              <wp:docPr id="1993205856" name="Picture 3" descr="A graph with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05856" name="Picture 3" descr="A graph with blue and purpl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ins>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200" w:name="_Ref79573782"/>
      <w:bookmarkStart w:id="201" w:name="_Toc83115564"/>
      <w:r w:rsidRPr="00C718B4">
        <w:rPr>
          <w:color w:val="auto"/>
        </w:rPr>
        <w:lastRenderedPageBreak/>
        <w:t>Figure 1</w:t>
      </w:r>
      <w:bookmarkEnd w:id="200"/>
      <w:r w:rsidRPr="00C718B4">
        <w:rPr>
          <w:color w:val="auto"/>
        </w:rPr>
        <w:t>. Maize yields and growing season weather</w:t>
      </w:r>
      <w:bookmarkEnd w:id="201"/>
    </w:p>
    <w:p w14:paraId="65D7D151" w14:textId="7E9D7772"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w:t>
      </w:r>
      <w:del w:id="202" w:author="Virginia Nichols" w:date="2024-01-16T15:59:00Z">
        <w:r w:rsidRPr="00C718B4" w:rsidDel="00EC1E90">
          <w:rPr>
            <w:color w:val="auto"/>
          </w:rPr>
          <w:delText>the complex</w:delText>
        </w:r>
      </w:del>
      <w:ins w:id="203" w:author="Virginia Nichols" w:date="2024-01-16T15:59:00Z">
        <w:r w:rsidR="00EC1E90">
          <w:rPr>
            <w:color w:val="auto"/>
          </w:rPr>
          <w:t>the extended</w:t>
        </w:r>
      </w:ins>
      <w:r w:rsidRPr="00C718B4">
        <w:rPr>
          <w:color w:val="auto"/>
        </w:rPr>
        <w:t xml:space="preserve"> </w:t>
      </w:r>
      <w:del w:id="204" w:author="Virginia Nichols" w:date="2024-01-16T15:59:00Z">
        <w:r w:rsidRPr="00C718B4" w:rsidDel="00EC1E90">
          <w:rPr>
            <w:color w:val="auto"/>
          </w:rPr>
          <w:delText xml:space="preserve">system’s </w:delText>
        </w:r>
      </w:del>
      <w:ins w:id="205" w:author="Virginia Nichols" w:date="2024-01-16T15:59:00Z">
        <w:r w:rsidR="00EC1E90">
          <w:rPr>
            <w:color w:val="auto"/>
          </w:rPr>
          <w:t>rotation</w:t>
        </w:r>
        <w:r w:rsidR="00EC1E90" w:rsidRPr="00C718B4">
          <w:rPr>
            <w:color w:val="auto"/>
          </w:rPr>
          <w:t xml:space="preserve">’s </w:t>
        </w:r>
      </w:ins>
      <w:r w:rsidRPr="00C718B4">
        <w:rPr>
          <w:color w:val="auto"/>
        </w:rPr>
        <w:t xml:space="preserve">maize mean yield advantage over the </w:t>
      </w:r>
      <w:del w:id="206" w:author="Virginia Nichols" w:date="2024-01-16T15:59:00Z">
        <w:r w:rsidRPr="00C718B4" w:rsidDel="00EC1E90">
          <w:rPr>
            <w:color w:val="auto"/>
          </w:rPr>
          <w:delText>simple system</w:delText>
        </w:r>
      </w:del>
      <w:ins w:id="207" w:author="Virginia Nichols" w:date="2024-01-16T15:59:00Z">
        <w:r w:rsidR="00EC1E90">
          <w:rPr>
            <w:color w:val="auto"/>
          </w:rPr>
          <w:t>short rotation</w:t>
        </w:r>
      </w:ins>
      <w:r w:rsidRPr="00C718B4">
        <w:rPr>
          <w:color w:val="auto"/>
        </w:rPr>
        <w:t xml:space="preserve"> and point color representing the measurement set for that year.</w:t>
      </w:r>
    </w:p>
    <w:p w14:paraId="23860684" w14:textId="77777777" w:rsidR="008C4354" w:rsidRPr="00C718B4" w:rsidRDefault="008C4354" w:rsidP="008C4354">
      <w:pPr>
        <w:pStyle w:val="Heading2"/>
      </w:pPr>
      <w:bookmarkStart w:id="208" w:name="_Toc83115538"/>
      <w:r w:rsidRPr="00C718B4">
        <w:t>Rooting depth and root mass</w:t>
      </w:r>
      <w:bookmarkEnd w:id="208"/>
    </w:p>
    <w:p w14:paraId="67B4B39E" w14:textId="0BF2735E" w:rsidR="008C4354" w:rsidRPr="00C718B4" w:rsidRDefault="008C4354" w:rsidP="008C4354">
      <w:pPr>
        <w:pStyle w:val="Body"/>
        <w:rPr>
          <w:color w:val="auto"/>
        </w:rPr>
      </w:pPr>
      <w:r w:rsidRPr="00C718B4">
        <w:rPr>
          <w:color w:val="auto"/>
        </w:rPr>
        <w:t xml:space="preserve">The rooting depth of maize grown in the </w:t>
      </w:r>
      <w:del w:id="209" w:author="Virginia Nichols" w:date="2024-01-11T16:10:00Z">
        <w:r w:rsidRPr="00C718B4" w:rsidDel="00CD0A36">
          <w:rPr>
            <w:color w:val="auto"/>
          </w:rPr>
          <w:delText>complex rotation</w:delText>
        </w:r>
      </w:del>
      <w:ins w:id="210" w:author="Virginia Nichols" w:date="2024-01-11T16:10:00Z">
        <w:r w:rsidR="00CD0A36">
          <w:rPr>
            <w:color w:val="auto"/>
          </w:rPr>
          <w:t>extended rotation</w:t>
        </w:r>
      </w:ins>
      <w:r w:rsidRPr="00C718B4">
        <w:rPr>
          <w:color w:val="auto"/>
        </w:rPr>
        <w:t xml:space="preserve"> trended consistently deeper </w:t>
      </w:r>
      <w:r w:rsidR="007914EA" w:rsidRPr="00C718B4">
        <w:rPr>
          <w:color w:val="auto"/>
        </w:rPr>
        <w:t>in the majority of s</w:t>
      </w:r>
      <w:r w:rsidRPr="00C718B4">
        <w:rPr>
          <w:color w:val="auto"/>
        </w:rPr>
        <w:t>ampling times in all three growing seasons (</w:t>
      </w:r>
      <w:r w:rsidRPr="00C718B4">
        <w:rPr>
          <w:b/>
          <w:bCs/>
          <w:color w:val="auto"/>
        </w:rPr>
        <w:t>Figure 2</w:t>
      </w:r>
      <w:r w:rsidRPr="00C718B4">
        <w:rPr>
          <w:color w:val="auto"/>
        </w:rPr>
        <w:t xml:space="preserve">). Rotation affected </w:t>
      </w:r>
      <w:r w:rsidR="005C643B" w:rsidRPr="00C718B4">
        <w:rPr>
          <w:color w:val="auto"/>
        </w:rPr>
        <w:t xml:space="preserve">maize </w:t>
      </w:r>
      <w:r w:rsidRPr="00C718B4">
        <w:rPr>
          <w:color w:val="auto"/>
        </w:rPr>
        <w:t>maximum rooting depth (</w:t>
      </w:r>
      <w:r w:rsidRPr="00C718B4">
        <w:rPr>
          <w:i/>
          <w:iCs/>
          <w:color w:val="auto"/>
        </w:rPr>
        <w:t>A</w:t>
      </w:r>
      <w:r w:rsidRPr="00C718B4">
        <w:rPr>
          <w:i/>
          <w:iCs/>
          <w:color w:val="auto"/>
          <w:vertAlign w:val="subscript"/>
        </w:rPr>
        <w:t>sym</w:t>
      </w:r>
      <w:r w:rsidRPr="00C718B4">
        <w:rPr>
          <w:color w:val="auto"/>
        </w:rPr>
        <w:t xml:space="preserve">; p&lt;0.01), estimated at 11% deeper in the </w:t>
      </w:r>
      <w:del w:id="211" w:author="Virginia Nichols" w:date="2024-01-11T16:10:00Z">
        <w:r w:rsidRPr="00C718B4" w:rsidDel="00CD0A36">
          <w:rPr>
            <w:color w:val="auto"/>
          </w:rPr>
          <w:delText>complex rotation</w:delText>
        </w:r>
      </w:del>
      <w:ins w:id="212" w:author="Virginia Nichols" w:date="2024-01-11T16:10:00Z">
        <w:r w:rsidR="00CD0A36">
          <w:rPr>
            <w:color w:val="auto"/>
          </w:rPr>
          <w:t>extended rotation</w:t>
        </w:r>
      </w:ins>
      <w:r w:rsidRPr="00C718B4">
        <w:rPr>
          <w:color w:val="auto"/>
        </w:rPr>
        <w:t xml:space="preserve"> compared to the </w:t>
      </w:r>
      <w:del w:id="213" w:author="Virginia Nichols" w:date="2024-01-11T16:11:00Z">
        <w:r w:rsidRPr="00C718B4" w:rsidDel="00CD0A36">
          <w:rPr>
            <w:color w:val="auto"/>
          </w:rPr>
          <w:delText>simple rotation</w:delText>
        </w:r>
      </w:del>
      <w:ins w:id="214" w:author="Virginia Nichols" w:date="2024-01-11T16:11:00Z">
        <w:r w:rsidR="00CD0A36">
          <w:rPr>
            <w:color w:val="auto"/>
          </w:rPr>
          <w:t>short rotation</w:t>
        </w:r>
      </w:ins>
      <w:r w:rsidRPr="00C718B4">
        <w:rPr>
          <w:color w:val="auto"/>
        </w:rPr>
        <w:t xml:space="preserve"> (82 cm and 76 cm, respectively). While the </w:t>
      </w:r>
      <w:del w:id="215" w:author="Virginia Nichols" w:date="2024-01-11T16:10:00Z">
        <w:r w:rsidRPr="00C718B4" w:rsidDel="00CD0A36">
          <w:rPr>
            <w:color w:val="auto"/>
          </w:rPr>
          <w:delText>complex rotation</w:delText>
        </w:r>
      </w:del>
      <w:ins w:id="216" w:author="Virginia Nichols" w:date="2024-01-11T16:10:00Z">
        <w:r w:rsidR="00CD0A36">
          <w:rPr>
            <w:color w:val="auto"/>
          </w:rPr>
          <w:t>extended rotation</w:t>
        </w:r>
      </w:ins>
      <w:r w:rsidRPr="00C718B4">
        <w:rPr>
          <w:color w:val="auto"/>
        </w:rPr>
        <w:t xml:space="preserve"> roots also descended faster, the effect was not statistically significant (</w:t>
      </w:r>
      <w:r w:rsidRPr="00C718B4">
        <w:rPr>
          <w:i/>
          <w:iCs/>
          <w:color w:val="auto"/>
        </w:rPr>
        <w:t>x</w:t>
      </w:r>
      <w:r w:rsidRPr="00C718B4">
        <w:rPr>
          <w:i/>
          <w:iCs/>
          <w:color w:val="auto"/>
          <w:vertAlign w:val="subscript"/>
        </w:rPr>
        <w:t>mid</w:t>
      </w:r>
      <w:r w:rsidRPr="00C718B4">
        <w:rPr>
          <w:color w:val="auto"/>
        </w:rPr>
        <w:t xml:space="preserve">; p=0.19; </w:t>
      </w:r>
      <w:r w:rsidRPr="00C718B4">
        <w:rPr>
          <w:b/>
          <w:bCs/>
          <w:color w:val="auto"/>
        </w:rPr>
        <w:t>Table S</w:t>
      </w:r>
      <w:r w:rsidR="00EC58E2" w:rsidRPr="00C718B4">
        <w:rPr>
          <w:b/>
          <w:bCs/>
          <w:color w:val="auto"/>
        </w:rPr>
        <w:t>4</w:t>
      </w:r>
      <w:r w:rsidRPr="00C718B4">
        <w:rPr>
          <w:color w:val="auto"/>
        </w:rPr>
        <w:t xml:space="preserve">). </w:t>
      </w:r>
    </w:p>
    <w:p w14:paraId="1A5BA10C" w14:textId="41B41E2D" w:rsidR="008C4354" w:rsidRPr="00C718B4" w:rsidRDefault="008C4354" w:rsidP="008C4354">
      <w:pPr>
        <w:spacing w:line="480" w:lineRule="auto"/>
      </w:pPr>
      <w:del w:id="217" w:author="Virginia Nichols" w:date="2024-01-17T12:41:00Z">
        <w:r w:rsidRPr="00C718B4" w:rsidDel="00B01A4A">
          <w:rPr>
            <w:noProof/>
          </w:rPr>
          <w:lastRenderedPageBreak/>
          <w:drawing>
            <wp:inline distT="0" distB="0" distL="0" distR="0" wp14:anchorId="2CAAC191" wp14:editId="1D16197F">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del>
      <w:ins w:id="218" w:author="Virginia Nichols" w:date="2024-01-17T12:42:00Z">
        <w:r w:rsidR="00B01A4A">
          <w:rPr>
            <w:noProof/>
          </w:rPr>
          <w:drawing>
            <wp:inline distT="0" distB="0" distL="0" distR="0" wp14:anchorId="35F6744C" wp14:editId="419CD78D">
              <wp:extent cx="5943600" cy="3217545"/>
              <wp:effectExtent l="0" t="0" r="0" b="1905"/>
              <wp:docPr id="169583429" name="Picture 6" descr="A graph of growth and growt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429" name="Picture 6" descr="A graph of growth and growth of a pers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ins>
    </w:p>
    <w:p w14:paraId="483E0B5F" w14:textId="5D0BE9DD" w:rsidR="008C4354" w:rsidRPr="00C718B4" w:rsidRDefault="008C4354" w:rsidP="008C4354">
      <w:pPr>
        <w:pStyle w:val="CaptionSpecAPA"/>
        <w:spacing w:line="480" w:lineRule="auto"/>
        <w:rPr>
          <w:color w:val="auto"/>
        </w:rPr>
      </w:pPr>
      <w:r w:rsidRPr="00C718B4">
        <w:rPr>
          <w:color w:val="auto"/>
        </w:rPr>
        <w:lastRenderedPageBreak/>
        <w:t>Figure 2. Maize rooting depth across three growing seasons (2018, 2019, 2020</w:t>
      </w:r>
      <w:r w:rsidR="00377C5A" w:rsidRPr="00C718B4">
        <w:rPr>
          <w:color w:val="auto"/>
        </w:rPr>
        <w:t>; refer to Figure 1 for weather conditions</w:t>
      </w:r>
      <w:r w:rsidRPr="00C718B4">
        <w:rPr>
          <w:color w:val="auto"/>
        </w:rPr>
        <w:t>) in s</w:t>
      </w:r>
      <w:ins w:id="219" w:author="Virginia Nichols" w:date="2024-01-17T12:42:00Z">
        <w:r w:rsidR="00855F33">
          <w:rPr>
            <w:color w:val="auto"/>
          </w:rPr>
          <w:t>hort</w:t>
        </w:r>
      </w:ins>
      <w:del w:id="220" w:author="Virginia Nichols" w:date="2024-01-17T12:42:00Z">
        <w:r w:rsidRPr="00C718B4" w:rsidDel="00855F33">
          <w:rPr>
            <w:color w:val="auto"/>
          </w:rPr>
          <w:delText>imple</w:delText>
        </w:r>
      </w:del>
      <w:r w:rsidRPr="00C718B4">
        <w:rPr>
          <w:color w:val="auto"/>
        </w:rPr>
        <w:t xml:space="preserve"> (2-year, pink) and </w:t>
      </w:r>
      <w:del w:id="221" w:author="Virginia Nichols" w:date="2024-01-17T12:42:00Z">
        <w:r w:rsidRPr="00C718B4" w:rsidDel="00855F33">
          <w:rPr>
            <w:color w:val="auto"/>
          </w:rPr>
          <w:delText xml:space="preserve">complex </w:delText>
        </w:r>
      </w:del>
      <w:ins w:id="222" w:author="Virginia Nichols" w:date="2024-01-17T12:42:00Z">
        <w:r w:rsidR="00855F33">
          <w:rPr>
            <w:color w:val="auto"/>
          </w:rPr>
          <w:t xml:space="preserve">extended </w:t>
        </w:r>
      </w:ins>
      <w:r w:rsidRPr="00C718B4">
        <w:rPr>
          <w:color w:val="auto"/>
        </w:rPr>
        <w:t>(4-year,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7B7CB0B7" w14:textId="566EB4EF" w:rsidR="00B01A4A" w:rsidRPr="00C718B4" w:rsidRDefault="008C4354" w:rsidP="00DE2FCA">
      <w:pPr>
        <w:pStyle w:val="Body"/>
        <w:rPr>
          <w:color w:val="auto"/>
        </w:rPr>
      </w:pPr>
      <w:r w:rsidRPr="00C718B4">
        <w:rPr>
          <w:color w:val="auto"/>
        </w:rPr>
        <w:t>The effect of rotation treatment on root mass differed significantly by sampling depth (p=0.01). Year and its interactions did not have significant effects (</w:t>
      </w:r>
      <w:commentRangeStart w:id="223"/>
      <w:r w:rsidRPr="00C718B4">
        <w:rPr>
          <w:b/>
          <w:bCs/>
          <w:color w:val="auto"/>
        </w:rPr>
        <w:t>Table S2</w:t>
      </w:r>
      <w:commentRangeEnd w:id="223"/>
      <w:r w:rsidR="00855F33">
        <w:rPr>
          <w:rStyle w:val="CommentReference"/>
          <w:rFonts w:eastAsiaTheme="minorHAnsi" w:cstheme="minorBidi"/>
          <w:color w:val="auto"/>
        </w:rPr>
        <w:commentReference w:id="223"/>
      </w:r>
      <w:r w:rsidRPr="00C718B4">
        <w:rPr>
          <w:color w:val="auto"/>
        </w:rPr>
        <w:t>), so results are presented as marginal estimates over years</w:t>
      </w:r>
      <w:del w:id="224" w:author="Virginia Nichols" w:date="2024-01-17T12:43:00Z">
        <w:r w:rsidRPr="00C718B4" w:rsidDel="00855F33">
          <w:rPr>
            <w:color w:val="auto"/>
          </w:rPr>
          <w:delText xml:space="preserve"> (</w:delText>
        </w:r>
        <w:r w:rsidRPr="00C718B4" w:rsidDel="00855F33">
          <w:rPr>
            <w:b/>
            <w:bCs/>
            <w:color w:val="auto"/>
          </w:rPr>
          <w:delText>Figure 3</w:delText>
        </w:r>
        <w:r w:rsidRPr="00C718B4" w:rsidDel="00855F33">
          <w:rPr>
            <w:color w:val="auto"/>
          </w:rPr>
          <w:delText>)</w:delText>
        </w:r>
      </w:del>
      <w:r w:rsidRPr="00C718B4">
        <w:rPr>
          <w:color w:val="auto"/>
        </w:rPr>
        <w:t xml:space="preserve">. At the 0-15 cm depth increment, the root mass added in the two systems differed significantly (p = 0.02), with the </w:t>
      </w:r>
      <w:ins w:id="225" w:author="Virginia Nichols" w:date="2024-01-17T12:45:00Z">
        <w:r w:rsidR="00855F33">
          <w:rPr>
            <w:color w:val="auto"/>
          </w:rPr>
          <w:t xml:space="preserve">short rotation adding </w:t>
        </w:r>
      </w:ins>
      <w:ins w:id="226" w:author="Virginia Nichols" w:date="2024-01-17T12:54:00Z">
        <w:r w:rsidR="00DE2FCA">
          <w:rPr>
            <w:color w:val="auto"/>
          </w:rPr>
          <w:t xml:space="preserve">between </w:t>
        </w:r>
      </w:ins>
      <w:ins w:id="227" w:author="Virginia Nichols" w:date="2024-01-17T12:50:00Z">
        <w:r w:rsidR="00855F33">
          <w:rPr>
            <w:color w:val="auto"/>
          </w:rPr>
          <w:t>314</w:t>
        </w:r>
      </w:ins>
      <w:ins w:id="228" w:author="Virginia Nichols" w:date="2024-01-17T12:54:00Z">
        <w:r w:rsidR="00DE2FCA">
          <w:rPr>
            <w:color w:val="auto"/>
          </w:rPr>
          <w:t xml:space="preserve"> (assuming none of the background root material decayed) and </w:t>
        </w:r>
      </w:ins>
      <w:ins w:id="229" w:author="Virginia Nichols" w:date="2024-01-17T12:50:00Z">
        <w:r w:rsidR="00855F33">
          <w:rPr>
            <w:color w:val="auto"/>
          </w:rPr>
          <w:t>506</w:t>
        </w:r>
      </w:ins>
      <w:ins w:id="230" w:author="Virginia Nichols" w:date="2024-01-17T12:54:00Z">
        <w:r w:rsidR="00DE2FCA">
          <w:rPr>
            <w:color w:val="auto"/>
          </w:rPr>
          <w:t xml:space="preserve"> (assuming 100% decayed)</w:t>
        </w:r>
      </w:ins>
      <w:ins w:id="231" w:author="Virginia Nichols" w:date="2024-01-17T12:45:00Z">
        <w:r w:rsidR="00855F33">
          <w:rPr>
            <w:color w:val="auto"/>
          </w:rPr>
          <w:t xml:space="preserve"> </w:t>
        </w:r>
      </w:ins>
      <w:ins w:id="232" w:author="Virginia Nichols" w:date="2024-01-17T12:46:00Z">
        <w:r w:rsidR="00855F33">
          <w:rPr>
            <w:color w:val="auto"/>
          </w:rPr>
          <w:t>kg ha-1 (</w:t>
        </w:r>
      </w:ins>
      <w:ins w:id="233" w:author="Virginia Nichols" w:date="2024-01-17T12:51:00Z">
        <w:r w:rsidR="00855F33">
          <w:rPr>
            <w:color w:val="auto"/>
          </w:rPr>
          <w:t>SE:113</w:t>
        </w:r>
      </w:ins>
      <w:ins w:id="234" w:author="Virginia Nichols" w:date="2024-01-17T12:46:00Z">
        <w:r w:rsidR="00855F33">
          <w:rPr>
            <w:color w:val="auto"/>
          </w:rPr>
          <w:t xml:space="preserve">), </w:t>
        </w:r>
      </w:ins>
      <w:del w:id="235" w:author="Virginia Nichols" w:date="2024-01-17T12:46:00Z">
        <w:r w:rsidRPr="00C718B4" w:rsidDel="00855F33">
          <w:rPr>
            <w:color w:val="auto"/>
          </w:rPr>
          <w:delText>simple system increasing by 314 kg ha</w:delText>
        </w:r>
        <w:r w:rsidRPr="00C718B4" w:rsidDel="00855F33">
          <w:rPr>
            <w:color w:val="auto"/>
            <w:vertAlign w:val="superscript"/>
          </w:rPr>
          <w:delText>-1</w:delText>
        </w:r>
        <w:r w:rsidRPr="00C718B4" w:rsidDel="00855F33">
          <w:rPr>
            <w:color w:val="auto"/>
          </w:rPr>
          <w:delText xml:space="preserve"> (SE:113) from the baseline measurements, </w:delText>
        </w:r>
      </w:del>
      <w:r w:rsidRPr="00C718B4">
        <w:rPr>
          <w:color w:val="auto"/>
        </w:rPr>
        <w:t xml:space="preserve">while </w:t>
      </w:r>
      <w:ins w:id="236" w:author="Virginia Nichols" w:date="2024-01-17T12:46:00Z">
        <w:r w:rsidR="00855F33">
          <w:rPr>
            <w:color w:val="auto"/>
          </w:rPr>
          <w:t xml:space="preserve">maize grown in </w:t>
        </w:r>
      </w:ins>
      <w:r w:rsidRPr="00C718B4">
        <w:rPr>
          <w:color w:val="auto"/>
        </w:rPr>
        <w:t xml:space="preserve">the </w:t>
      </w:r>
      <w:del w:id="237" w:author="Virginia Nichols" w:date="2024-01-11T16:10:00Z">
        <w:r w:rsidRPr="00C718B4" w:rsidDel="00CD0A36">
          <w:rPr>
            <w:color w:val="auto"/>
          </w:rPr>
          <w:delText>complex rotation</w:delText>
        </w:r>
      </w:del>
      <w:ins w:id="238" w:author="Virginia Nichols" w:date="2024-01-11T16:10:00Z">
        <w:r w:rsidR="00CD0A36">
          <w:rPr>
            <w:color w:val="auto"/>
          </w:rPr>
          <w:t>extended rotation</w:t>
        </w:r>
      </w:ins>
      <w:ins w:id="239" w:author="Virginia Nichols" w:date="2024-01-17T12:46:00Z">
        <w:r w:rsidR="00855F33">
          <w:rPr>
            <w:color w:val="auto"/>
          </w:rPr>
          <w:t xml:space="preserve"> added </w:t>
        </w:r>
      </w:ins>
      <w:ins w:id="240" w:author="Virginia Nichols" w:date="2024-01-17T12:51:00Z">
        <w:r w:rsidR="00855F33">
          <w:rPr>
            <w:color w:val="auto"/>
          </w:rPr>
          <w:t>101</w:t>
        </w:r>
      </w:ins>
      <w:ins w:id="241" w:author="Virginia Nichols" w:date="2024-01-17T12:46:00Z">
        <w:r w:rsidR="00855F33">
          <w:rPr>
            <w:color w:val="auto"/>
          </w:rPr>
          <w:t>-</w:t>
        </w:r>
      </w:ins>
      <w:ins w:id="242" w:author="Virginia Nichols" w:date="2024-01-17T12:51:00Z">
        <w:r w:rsidR="00855F33">
          <w:rPr>
            <w:color w:val="auto"/>
          </w:rPr>
          <w:t>321</w:t>
        </w:r>
      </w:ins>
      <w:ins w:id="243" w:author="Virginia Nichols" w:date="2024-01-17T12:52:00Z">
        <w:r w:rsidR="00855F33">
          <w:rPr>
            <w:color w:val="auto"/>
          </w:rPr>
          <w:t xml:space="preserve"> (SE:113)</w:t>
        </w:r>
      </w:ins>
      <w:ins w:id="244" w:author="Virginia Nichols" w:date="2024-01-17T12:46:00Z">
        <w:r w:rsidR="00855F33">
          <w:rPr>
            <w:color w:val="auto"/>
          </w:rPr>
          <w:t xml:space="preserve"> kg ha-1 of root mass</w:t>
        </w:r>
      </w:ins>
      <w:ins w:id="245" w:author="Virginia Nichols" w:date="2024-01-17T12:51:00Z">
        <w:r w:rsidR="00855F33">
          <w:rPr>
            <w:color w:val="auto"/>
          </w:rPr>
          <w:t xml:space="preserve"> (</w:t>
        </w:r>
        <w:r w:rsidR="00855F33" w:rsidRPr="00855F33">
          <w:rPr>
            <w:b/>
            <w:bCs/>
            <w:color w:val="auto"/>
            <w:rPrChange w:id="246" w:author="Virginia Nichols" w:date="2024-01-17T12:51:00Z">
              <w:rPr>
                <w:color w:val="auto"/>
              </w:rPr>
            </w:rPrChange>
          </w:rPr>
          <w:t>Figure 3</w:t>
        </w:r>
        <w:r w:rsidR="00855F33">
          <w:rPr>
            <w:color w:val="auto"/>
          </w:rPr>
          <w:t>)</w:t>
        </w:r>
      </w:ins>
      <w:ins w:id="247" w:author="Virginia Nichols" w:date="2024-01-17T12:46:00Z">
        <w:r w:rsidR="00855F33">
          <w:rPr>
            <w:color w:val="auto"/>
          </w:rPr>
          <w:t xml:space="preserve">. </w:t>
        </w:r>
      </w:ins>
      <w:del w:id="248" w:author="Virginia Nichols" w:date="2024-01-17T12:46:00Z">
        <w:r w:rsidRPr="00C718B4" w:rsidDel="00855F33">
          <w:rPr>
            <w:color w:val="auto"/>
          </w:rPr>
          <w:delText>’s root mass decreased by 122 kg ha</w:delText>
        </w:r>
        <w:r w:rsidRPr="00C718B4" w:rsidDel="00855F33">
          <w:rPr>
            <w:color w:val="auto"/>
            <w:vertAlign w:val="superscript"/>
          </w:rPr>
          <w:delText>-1</w:delText>
        </w:r>
        <w:r w:rsidRPr="00C718B4" w:rsidDel="00855F33">
          <w:rPr>
            <w:color w:val="auto"/>
          </w:rPr>
          <w:delText xml:space="preserve"> (SE:113) from the baseline measurement. </w:delText>
        </w:r>
      </w:del>
      <w:r w:rsidRPr="00C718B4">
        <w:rPr>
          <w:color w:val="auto"/>
        </w:rPr>
        <w:t xml:space="preserve">At all other depths, the difference between the complex and simple system’s additions </w:t>
      </w:r>
      <w:ins w:id="249" w:author="Virginia Nichols" w:date="2024-01-17T12:47:00Z">
        <w:r w:rsidR="00855F33">
          <w:rPr>
            <w:color w:val="auto"/>
          </w:rPr>
          <w:t xml:space="preserve">were sensitive to the assumed background root decomposition, so differences were </w:t>
        </w:r>
      </w:ins>
      <w:ins w:id="250" w:author="Virginia Nichols" w:date="2024-01-17T12:52:00Z">
        <w:r w:rsidR="00855F33">
          <w:rPr>
            <w:color w:val="auto"/>
          </w:rPr>
          <w:t>deemed un</w:t>
        </w:r>
      </w:ins>
      <w:ins w:id="251" w:author="Virginia Nichols" w:date="2024-01-17T12:47:00Z">
        <w:r w:rsidR="00855F33">
          <w:rPr>
            <w:color w:val="auto"/>
          </w:rPr>
          <w:t xml:space="preserve">conclusive </w:t>
        </w:r>
      </w:ins>
      <w:del w:id="252" w:author="Virginia Nichols" w:date="2024-01-17T12:47:00Z">
        <w:r w:rsidRPr="00C718B4" w:rsidDel="00855F33">
          <w:rPr>
            <w:color w:val="auto"/>
          </w:rPr>
          <w:delText xml:space="preserve">was not statistically significant </w:delText>
        </w:r>
      </w:del>
      <w:r w:rsidRPr="00C718B4">
        <w:rPr>
          <w:color w:val="auto"/>
        </w:rPr>
        <w:t>(</w:t>
      </w:r>
      <w:r w:rsidRPr="00C718B4">
        <w:rPr>
          <w:b/>
          <w:bCs/>
          <w:color w:val="auto"/>
        </w:rPr>
        <w:t>Table S</w:t>
      </w:r>
      <w:r w:rsidR="00EC58E2" w:rsidRPr="00C718B4">
        <w:rPr>
          <w:b/>
          <w:bCs/>
          <w:color w:val="auto"/>
        </w:rPr>
        <w:t>3</w:t>
      </w:r>
      <w:r w:rsidRPr="00C718B4">
        <w:rPr>
          <w:color w:val="auto"/>
        </w:rPr>
        <w:t xml:space="preserve">). </w:t>
      </w:r>
      <w:ins w:id="253" w:author="Virginia Nichols" w:date="2024-01-17T12:53:00Z">
        <w:r w:rsidR="00DE2FCA">
          <w:rPr>
            <w:color w:val="auto"/>
          </w:rPr>
          <w:t>Likewise</w:t>
        </w:r>
      </w:ins>
      <w:ins w:id="254" w:author="Virginia Nichols" w:date="2024-01-17T12:52:00Z">
        <w:r w:rsidR="00855F33">
          <w:rPr>
            <w:color w:val="auto"/>
          </w:rPr>
          <w:t xml:space="preserve">, </w:t>
        </w:r>
      </w:ins>
      <w:ins w:id="255" w:author="Virginia Nichols" w:date="2024-01-17T12:33:00Z">
        <w:r w:rsidR="00B01A4A">
          <w:rPr>
            <w:color w:val="auto"/>
          </w:rPr>
          <w:t xml:space="preserve">conclusions regarding the total root mass added were sensitive to the decomposition assumptions. </w:t>
        </w:r>
      </w:ins>
    </w:p>
    <w:p w14:paraId="274D08FF" w14:textId="4D273631" w:rsidR="008C4354" w:rsidRDefault="008C4354" w:rsidP="008C4354">
      <w:pPr>
        <w:pStyle w:val="NoSpacing"/>
        <w:keepNext/>
        <w:spacing w:line="480" w:lineRule="auto"/>
        <w:jc w:val="center"/>
        <w:rPr>
          <w:ins w:id="256" w:author="Virginia Nichols" w:date="2024-01-17T11:48:00Z"/>
        </w:rPr>
      </w:pPr>
      <w:del w:id="257" w:author="Virginia Nichols" w:date="2024-01-17T11:47:00Z">
        <w:r w:rsidRPr="00C718B4" w:rsidDel="002D5FEB">
          <w:rPr>
            <w:noProof/>
          </w:rPr>
          <w:lastRenderedPageBreak/>
          <w:drawing>
            <wp:inline distT="0" distB="0" distL="0" distR="0" wp14:anchorId="382BBE2A" wp14:editId="74B731B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del>
    </w:p>
    <w:p w14:paraId="105FAC46" w14:textId="00C2717F" w:rsidR="002D5FEB" w:rsidRPr="00C718B4" w:rsidRDefault="002D5FEB" w:rsidP="008C4354">
      <w:pPr>
        <w:pStyle w:val="NoSpacing"/>
        <w:keepNext/>
        <w:spacing w:line="480" w:lineRule="auto"/>
        <w:jc w:val="center"/>
      </w:pPr>
      <w:ins w:id="258" w:author="Virginia Nichols" w:date="2024-01-17T11:49:00Z">
        <w:r>
          <w:rPr>
            <w:noProof/>
          </w:rPr>
          <w:drawing>
            <wp:inline distT="0" distB="0" distL="0" distR="0" wp14:anchorId="3E88D6A0" wp14:editId="22CA6DAF">
              <wp:extent cx="5943600" cy="3533140"/>
              <wp:effectExtent l="0" t="0" r="0" b="0"/>
              <wp:docPr id="84390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03719" name="Picture 8439037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ins>
    </w:p>
    <w:p w14:paraId="515EE2F8" w14:textId="5DC6E31A" w:rsidR="008C4354" w:rsidRPr="00C718B4" w:rsidDel="00CD18F7" w:rsidRDefault="008C4354" w:rsidP="00CD18F7">
      <w:pPr>
        <w:pStyle w:val="CaptionSpecAPA"/>
        <w:spacing w:line="480" w:lineRule="auto"/>
        <w:rPr>
          <w:del w:id="259" w:author="Virginia Nichols" w:date="2024-01-17T11:52:00Z"/>
          <w:vanish/>
          <w:color w:val="auto"/>
        </w:rPr>
        <w:sectPr w:rsidR="008C4354" w:rsidRPr="00C718B4" w:rsidDel="00CD18F7" w:rsidSect="00A76821">
          <w:type w:val="continuous"/>
          <w:pgSz w:w="12240" w:h="15840"/>
          <w:pgMar w:top="1440" w:right="1440" w:bottom="1440" w:left="1440" w:header="720" w:footer="720" w:gutter="0"/>
          <w:lnNumType w:countBy="1" w:restart="continuous"/>
          <w:cols w:space="720"/>
          <w:docGrid w:linePitch="360"/>
        </w:sectPr>
      </w:pPr>
      <w:bookmarkStart w:id="260" w:name="_Ref79573986"/>
      <w:bookmarkStart w:id="261" w:name="_Toc83115565"/>
      <w:r w:rsidRPr="00C718B4">
        <w:rPr>
          <w:color w:val="auto"/>
        </w:rPr>
        <w:lastRenderedPageBreak/>
        <w:t xml:space="preserve">Figure </w:t>
      </w:r>
      <w:bookmarkEnd w:id="260"/>
      <w:r w:rsidRPr="00C718B4">
        <w:rPr>
          <w:color w:val="auto"/>
        </w:rPr>
        <w:t xml:space="preserve">3. </w:t>
      </w:r>
      <w:ins w:id="262" w:author="Virginia Nichols" w:date="2024-01-17T11:51:00Z">
        <w:r w:rsidR="002D5FEB">
          <w:rPr>
            <w:color w:val="auto"/>
          </w:rPr>
          <w:t xml:space="preserve">Possible ranges in </w:t>
        </w:r>
      </w:ins>
      <w:del w:id="263" w:author="Virginia Nichols" w:date="2024-01-17T11:51:00Z">
        <w:r w:rsidRPr="00C718B4" w:rsidDel="002D5FEB">
          <w:rPr>
            <w:color w:val="auto"/>
          </w:rPr>
          <w:delText>R</w:delText>
        </w:r>
      </w:del>
      <w:ins w:id="264" w:author="Virginia Nichols" w:date="2024-01-17T11:49:00Z">
        <w:r w:rsidR="002D5FEB">
          <w:rPr>
            <w:color w:val="auto"/>
          </w:rPr>
          <w:t xml:space="preserve"> </w:t>
        </w:r>
      </w:ins>
      <w:ins w:id="265" w:author="Virginia Nichols" w:date="2024-01-17T11:54:00Z">
        <w:r w:rsidR="00CD18F7">
          <w:rPr>
            <w:color w:val="auto"/>
          </w:rPr>
          <w:t xml:space="preserve">mean </w:t>
        </w:r>
      </w:ins>
      <w:ins w:id="266" w:author="Virginia Nichols" w:date="2024-01-17T11:49:00Z">
        <w:r w:rsidR="002D5FEB">
          <w:rPr>
            <w:color w:val="auto"/>
          </w:rPr>
          <w:t>maize r</w:t>
        </w:r>
      </w:ins>
      <w:r w:rsidRPr="00C718B4">
        <w:rPr>
          <w:color w:val="auto"/>
        </w:rPr>
        <w:t>oot mass</w:t>
      </w:r>
      <w:ins w:id="267" w:author="Virginia Nichols" w:date="2024-01-17T11:50:00Z">
        <w:r w:rsidR="002D5FEB">
          <w:rPr>
            <w:color w:val="auto"/>
          </w:rPr>
          <w:t xml:space="preserve"> production</w:t>
        </w:r>
      </w:ins>
      <w:ins w:id="268" w:author="Virginia Nichols" w:date="2024-01-17T11:54:00Z">
        <w:r w:rsidR="00CD18F7">
          <w:rPr>
            <w:color w:val="auto"/>
          </w:rPr>
          <w:t xml:space="preserve"> (n=8) </w:t>
        </w:r>
      </w:ins>
      <w:ins w:id="269" w:author="Virginia Nichols" w:date="2024-01-17T11:50:00Z">
        <w:r w:rsidR="002D5FEB">
          <w:rPr>
            <w:color w:val="auto"/>
          </w:rPr>
          <w:t>depending on assumed rate of decomposition of root mass present at planting (</w:t>
        </w:r>
      </w:ins>
      <w:ins w:id="270" w:author="Virginia Nichols" w:date="2024-01-17T11:51:00Z">
        <w:r w:rsidR="002D5FEB">
          <w:rPr>
            <w:color w:val="auto"/>
          </w:rPr>
          <w:t>e.g. ‘</w:t>
        </w:r>
      </w:ins>
      <w:ins w:id="271" w:author="Virginia Nichols" w:date="2024-01-17T11:50:00Z">
        <w:r w:rsidR="002D5FEB">
          <w:rPr>
            <w:color w:val="auto"/>
          </w:rPr>
          <w:t>background</w:t>
        </w:r>
      </w:ins>
      <w:ins w:id="272" w:author="Virginia Nichols" w:date="2024-01-17T11:51:00Z">
        <w:r w:rsidR="002D5FEB">
          <w:rPr>
            <w:color w:val="auto"/>
          </w:rPr>
          <w:t>’ roots)</w:t>
        </w:r>
      </w:ins>
      <w:ins w:id="273" w:author="Virginia Nichols" w:date="2024-01-17T11:52:00Z">
        <w:r w:rsidR="00CD18F7">
          <w:rPr>
            <w:color w:val="auto"/>
          </w:rPr>
          <w:t xml:space="preserve"> for </w:t>
        </w:r>
      </w:ins>
      <w:del w:id="274" w:author="Virginia Nichols" w:date="2024-01-17T11:52:00Z">
        <w:r w:rsidRPr="00C718B4" w:rsidDel="00CD18F7">
          <w:rPr>
            <w:color w:val="auto"/>
          </w:rPr>
          <w:delText xml:space="preserve"> at maize maturity relative to root mass present at planting at each soil depth</w:delText>
        </w:r>
        <w:bookmarkEnd w:id="261"/>
      </w:del>
    </w:p>
    <w:p w14:paraId="4036371C" w14:textId="59BA6018" w:rsidR="008C4354" w:rsidRPr="00C718B4" w:rsidRDefault="008C4354" w:rsidP="00CD18F7">
      <w:pPr>
        <w:pStyle w:val="CaptionSpecAPA"/>
        <w:spacing w:line="480" w:lineRule="auto"/>
        <w:rPr>
          <w:color w:val="auto"/>
        </w:rPr>
      </w:pPr>
      <w:del w:id="275" w:author="Virginia Nichols" w:date="2024-01-17T11:52:00Z">
        <w:r w:rsidRPr="00C718B4" w:rsidDel="00CD18F7">
          <w:rPr>
            <w:color w:val="auto"/>
          </w:rPr>
          <w:delText xml:space="preserve"> for </w:delText>
        </w:r>
      </w:del>
      <w:r w:rsidRPr="00C718B4">
        <w:rPr>
          <w:color w:val="auto"/>
        </w:rPr>
        <w:t xml:space="preserve">maize grown in the </w:t>
      </w:r>
      <w:del w:id="276" w:author="Virginia Nichols" w:date="2024-01-17T11:52:00Z">
        <w:r w:rsidRPr="00C718B4" w:rsidDel="00CD18F7">
          <w:rPr>
            <w:color w:val="auto"/>
          </w:rPr>
          <w:delText xml:space="preserve">simple </w:delText>
        </w:r>
      </w:del>
      <w:ins w:id="277" w:author="Virginia Nichols" w:date="2024-01-17T11:52:00Z">
        <w:r w:rsidR="00CD18F7">
          <w:rPr>
            <w:color w:val="auto"/>
          </w:rPr>
          <w:t>short</w:t>
        </w:r>
        <w:r w:rsidR="00CD18F7" w:rsidRPr="00C718B4">
          <w:rPr>
            <w:color w:val="auto"/>
          </w:rPr>
          <w:t xml:space="preserve"> </w:t>
        </w:r>
      </w:ins>
      <w:r w:rsidRPr="00C718B4">
        <w:rPr>
          <w:color w:val="auto"/>
        </w:rPr>
        <w:t xml:space="preserve">(2-year rotation, pink) and </w:t>
      </w:r>
      <w:del w:id="278" w:author="Virginia Nichols" w:date="2024-01-17T11:52:00Z">
        <w:r w:rsidRPr="00C718B4" w:rsidDel="00CD18F7">
          <w:rPr>
            <w:color w:val="auto"/>
          </w:rPr>
          <w:delText xml:space="preserve">complex </w:delText>
        </w:r>
      </w:del>
      <w:ins w:id="279" w:author="Virginia Nichols" w:date="2024-01-17T11:52:00Z">
        <w:r w:rsidR="00CD18F7">
          <w:rPr>
            <w:color w:val="auto"/>
          </w:rPr>
          <w:t>extended</w:t>
        </w:r>
        <w:r w:rsidR="00CD18F7" w:rsidRPr="00C718B4">
          <w:rPr>
            <w:color w:val="auto"/>
          </w:rPr>
          <w:t xml:space="preserve"> </w:t>
        </w:r>
      </w:ins>
      <w:r w:rsidRPr="00C718B4">
        <w:rPr>
          <w:color w:val="auto"/>
        </w:rPr>
        <w:t>(4-year rotation, dark blue) systems</w:t>
      </w:r>
      <w:ins w:id="280" w:author="Virginia Nichols" w:date="2024-01-17T11:52:00Z">
        <w:r w:rsidR="00CD18F7">
          <w:rPr>
            <w:color w:val="auto"/>
          </w:rPr>
          <w:t xml:space="preserve"> (left) separated by depth and (right) total</w:t>
        </w:r>
      </w:ins>
      <w:ins w:id="281" w:author="Virginia Nichols" w:date="2024-01-17T11:53:00Z">
        <w:r w:rsidR="00CD18F7">
          <w:rPr>
            <w:color w:val="auto"/>
          </w:rPr>
          <w:t>s.</w:t>
        </w:r>
      </w:ins>
      <w:del w:id="282" w:author="Virginia Nichols" w:date="2024-01-17T11:52:00Z">
        <w:r w:rsidRPr="00C718B4" w:rsidDel="00CD18F7">
          <w:rPr>
            <w:color w:val="auto"/>
          </w:rPr>
          <w:delText>, bars represent marginal means and vertical lines the standard error of the mean</w:delText>
        </w:r>
      </w:del>
      <w:r w:rsidRPr="00C718B4">
        <w:rPr>
          <w:color w:val="auto"/>
        </w:rPr>
        <w:t>.</w:t>
      </w:r>
    </w:p>
    <w:p w14:paraId="7AED000A" w14:textId="77777777" w:rsidR="008C4354" w:rsidRPr="00C718B4" w:rsidRDefault="008C4354" w:rsidP="008C4354">
      <w:pPr>
        <w:pStyle w:val="Heading2"/>
      </w:pPr>
      <w:bookmarkStart w:id="283" w:name="_Toc83115539"/>
      <w:r w:rsidRPr="00C718B4">
        <w:t>Growth analysis</w:t>
      </w:r>
      <w:bookmarkEnd w:id="283"/>
    </w:p>
    <w:p w14:paraId="71277BC9" w14:textId="796D2B36" w:rsidR="008C4354" w:rsidRPr="00C718B4" w:rsidRDefault="008C4354" w:rsidP="008C4354">
      <w:pPr>
        <w:pStyle w:val="Body"/>
        <w:rPr>
          <w:color w:val="auto"/>
        </w:rPr>
      </w:pPr>
      <w:r w:rsidRPr="00C718B4">
        <w:rPr>
          <w:color w:val="auto"/>
        </w:rPr>
        <w:t>The maximum aboveground maize biomass (</w:t>
      </w:r>
      <w:r w:rsidRPr="00C718B4">
        <w:rPr>
          <w:i/>
          <w:iCs/>
          <w:color w:val="auto"/>
        </w:rPr>
        <w:t>Asym</w:t>
      </w:r>
      <w:r w:rsidRPr="00C718B4">
        <w:rPr>
          <w:color w:val="auto"/>
        </w:rPr>
        <w:t xml:space="preserve">; Eqn. 1) as estimated from the growth analysis was significantly higher in the </w:t>
      </w:r>
      <w:del w:id="284" w:author="Virginia Nichols" w:date="2024-01-11T16:10:00Z">
        <w:r w:rsidRPr="00C718B4" w:rsidDel="00CD0A36">
          <w:rPr>
            <w:color w:val="auto"/>
          </w:rPr>
          <w:delText>complex rotation</w:delText>
        </w:r>
      </w:del>
      <w:ins w:id="285" w:author="Virginia Nichols" w:date="2024-01-11T16:10:00Z">
        <w:r w:rsidR="00CD0A36">
          <w:rPr>
            <w:color w:val="auto"/>
          </w:rPr>
          <w:t>extended rotation</w:t>
        </w:r>
      </w:ins>
      <w:r w:rsidRPr="00C718B4">
        <w:rPr>
          <w:color w:val="auto"/>
        </w:rPr>
        <w:t xml:space="preserve"> in the years when the </w:t>
      </w:r>
      <w:del w:id="286" w:author="Virginia Nichols" w:date="2024-01-11T16:10:00Z">
        <w:r w:rsidRPr="00C718B4" w:rsidDel="00CD0A36">
          <w:rPr>
            <w:color w:val="auto"/>
          </w:rPr>
          <w:delText>complex rotation</w:delText>
        </w:r>
      </w:del>
      <w:ins w:id="287" w:author="Virginia Nichols" w:date="2024-01-11T16:10:00Z">
        <w:r w:rsidR="00CD0A36">
          <w:rPr>
            <w:color w:val="auto"/>
          </w:rPr>
          <w:t>extended rotation</w:t>
        </w:r>
      </w:ins>
      <w:r w:rsidRPr="00C718B4">
        <w:rPr>
          <w:color w:val="auto"/>
        </w:rPr>
        <w:t xml:space="preserve"> yielded significantly higher grain yields (</w:t>
      </w:r>
      <w:r w:rsidRPr="00C718B4">
        <w:rPr>
          <w:b/>
          <w:bCs/>
          <w:color w:val="auto"/>
        </w:rPr>
        <w:t xml:space="preserve">Table 3; </w:t>
      </w:r>
      <w:r w:rsidR="00EC58E2" w:rsidRPr="00C718B4">
        <w:rPr>
          <w:b/>
          <w:bCs/>
          <w:color w:val="auto"/>
        </w:rPr>
        <w:t xml:space="preserve">Figure S3; </w:t>
      </w:r>
      <w:r w:rsidRPr="00C718B4">
        <w:rPr>
          <w:b/>
          <w:bCs/>
          <w:color w:val="auto"/>
        </w:rPr>
        <w:t>Table S</w:t>
      </w:r>
      <w:r w:rsidR="00EC58E2" w:rsidRPr="00C718B4">
        <w:rPr>
          <w:b/>
          <w:bCs/>
          <w:color w:val="auto"/>
        </w:rPr>
        <w:t>4</w:t>
      </w:r>
      <w:r w:rsidRPr="00C718B4">
        <w:rPr>
          <w:color w:val="auto"/>
        </w:rPr>
        <w:t>). The date at which the maize achieved half of its maximum biomass (</w:t>
      </w:r>
      <w:r w:rsidRPr="00C718B4">
        <w:rPr>
          <w:i/>
          <w:color w:val="auto"/>
        </w:rPr>
        <w:t xml:space="preserve">xmid; </w:t>
      </w:r>
      <w:r w:rsidRPr="00C718B4">
        <w:rPr>
          <w:iCs/>
          <w:color w:val="auto"/>
        </w:rPr>
        <w:t>Eqn. 1</w:t>
      </w:r>
      <w:r w:rsidRPr="00C718B4">
        <w:rPr>
          <w:color w:val="auto"/>
        </w:rPr>
        <w:t>) was significantly earlier in the complex system in 2013 (p = 0.05), significantly later in 2018 (p &lt; 0.01), and was not significantly different in any other year. The maximum growth rates in the two systems (</w:t>
      </w:r>
      <w:r w:rsidRPr="00C718B4">
        <w:rPr>
          <w:i/>
          <w:color w:val="auto"/>
        </w:rPr>
        <w:t xml:space="preserve">scal; </w:t>
      </w:r>
      <w:r w:rsidRPr="00C718B4">
        <w:rPr>
          <w:iCs/>
          <w:color w:val="auto"/>
        </w:rPr>
        <w:t>Eqn. 1</w:t>
      </w:r>
      <w:r w:rsidRPr="00C718B4">
        <w:rPr>
          <w:color w:val="auto"/>
        </w:rP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F409797" w:rsidR="008C4354" w:rsidRPr="00C718B4" w:rsidRDefault="008C4354" w:rsidP="008C4354">
      <w:pPr>
        <w:pStyle w:val="Body"/>
        <w:rPr>
          <w:color w:val="auto"/>
        </w:rPr>
      </w:pPr>
      <w:r w:rsidRPr="00C718B4">
        <w:rPr>
          <w:color w:val="auto"/>
        </w:rPr>
        <w:t xml:space="preserve">The mean root-to-shoot ratios tended to be higher in the </w:t>
      </w:r>
      <w:del w:id="288" w:author="Virginia Nichols" w:date="2024-01-11T16:11:00Z">
        <w:r w:rsidRPr="00C718B4" w:rsidDel="00CD0A36">
          <w:rPr>
            <w:color w:val="auto"/>
          </w:rPr>
          <w:delText>simple rotation</w:delText>
        </w:r>
      </w:del>
      <w:ins w:id="289" w:author="Virginia Nichols" w:date="2024-01-11T16:11:00Z">
        <w:r w:rsidR="00CD0A36">
          <w:rPr>
            <w:color w:val="auto"/>
          </w:rPr>
          <w:t>short rotation</w:t>
        </w:r>
      </w:ins>
      <w:r w:rsidRPr="00C718B4">
        <w:rPr>
          <w:color w:val="auto"/>
        </w:rPr>
        <w:t xml:space="preserve"> compared to the </w:t>
      </w:r>
      <w:del w:id="290" w:author="Virginia Nichols" w:date="2024-01-11T16:10:00Z">
        <w:r w:rsidRPr="00C718B4" w:rsidDel="00CD0A36">
          <w:rPr>
            <w:color w:val="auto"/>
          </w:rPr>
          <w:delText>complex rotation</w:delText>
        </w:r>
      </w:del>
      <w:ins w:id="291" w:author="Virginia Nichols" w:date="2024-01-11T16:10:00Z">
        <w:r w:rsidR="00CD0A36">
          <w:rPr>
            <w:color w:val="auto"/>
          </w:rPr>
          <w:t>extended rotation</w:t>
        </w:r>
      </w:ins>
      <w:r w:rsidRPr="00C718B4">
        <w:rPr>
          <w:color w:val="auto"/>
        </w:rPr>
        <w:t xml:space="preserve"> (</w:t>
      </w:r>
      <w:r w:rsidRPr="00C718B4">
        <w:rPr>
          <w:b/>
          <w:bCs/>
          <w:color w:val="auto"/>
        </w:rPr>
        <w:t>Figure S</w:t>
      </w:r>
      <w:r w:rsidR="00A15CFF" w:rsidRPr="00C718B4">
        <w:rPr>
          <w:b/>
          <w:bCs/>
          <w:color w:val="auto"/>
        </w:rPr>
        <w:t>4</w:t>
      </w:r>
      <w:r w:rsidRPr="00C718B4">
        <w:rPr>
          <w:color w:val="auto"/>
        </w:rPr>
        <w:t xml:space="preserve">), averaging 0.0095 compared to 0.0085, but the differences were not statistically significant.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 differed. The present study </w:t>
      </w:r>
      <w:r w:rsidR="003B190B" w:rsidRPr="00C718B4">
        <w:rPr>
          <w:color w:val="auto"/>
        </w:rPr>
        <w:t>wa</w:t>
      </w:r>
      <w:r w:rsidR="00AD4BFF" w:rsidRPr="00C718B4">
        <w:rPr>
          <w:color w:val="auto"/>
        </w:rPr>
        <w:t xml:space="preserve">s focused on assessing the impact of </w:t>
      </w:r>
      <w:r w:rsidR="00AD4BFF" w:rsidRPr="00C718B4">
        <w:rPr>
          <w:color w:val="auto"/>
        </w:rPr>
        <w:lastRenderedPageBreak/>
        <w:t>cropping system history on maize roots, and as such</w:t>
      </w:r>
      <w:r w:rsidR="003B190B" w:rsidRPr="00C718B4">
        <w:rPr>
          <w:color w:val="auto"/>
        </w:rPr>
        <w:t xml:space="preserve"> the maize crop was grown following different crops (soybeans, alfalfa). We therefore </w:t>
      </w:r>
      <w:r w:rsidR="00AD4BFF" w:rsidRPr="00C718B4">
        <w:rPr>
          <w:color w:val="auto"/>
        </w:rPr>
        <w:t>had to control for the differences in root legacies left by the previous crop</w:t>
      </w:r>
      <w:r w:rsidR="003B190B" w:rsidRPr="00C718B4">
        <w:rPr>
          <w:color w:val="auto"/>
        </w:rPr>
        <w:t xml:space="preserve"> (see Section 2.6)</w:t>
      </w:r>
      <w:r w:rsidR="00AD4BFF" w:rsidRPr="00C718B4">
        <w:rPr>
          <w:color w:val="auto"/>
        </w:rPr>
        <w:t xml:space="preserve">, while in </w:t>
      </w:r>
      <w:r w:rsidR="003B190B" w:rsidRPr="00C718B4">
        <w:rPr>
          <w:color w:val="auto"/>
        </w:rPr>
        <w:t>other studies</w:t>
      </w:r>
      <w:r w:rsidR="00AD4BFF" w:rsidRPr="00C718B4">
        <w:rPr>
          <w:color w:val="auto"/>
        </w:rPr>
        <w:t xml:space="preserve"> the previous crop is constant. Because our study used a background sample taken at planting as a baseline, it is expected that </w:t>
      </w:r>
      <w:r w:rsidR="003B190B" w:rsidRPr="00C718B4">
        <w:rPr>
          <w:color w:val="auto"/>
        </w:rPr>
        <w:t xml:space="preserve">using the </w:t>
      </w:r>
      <w:r w:rsidR="00AD4BFF" w:rsidRPr="00C718B4">
        <w:rPr>
          <w:color w:val="auto"/>
        </w:rPr>
        <w:t>net root addition</w:t>
      </w:r>
      <w:r w:rsidR="003B190B" w:rsidRPr="00C718B4">
        <w:rPr>
          <w:color w:val="auto"/>
        </w:rPr>
        <w:t xml:space="preserve">s would result in a lower estimate of root biomass compared to raw measurements taken at maize physiological maturity. </w:t>
      </w:r>
      <w:r w:rsidR="00CF21C6" w:rsidRPr="00C718B4">
        <w:rPr>
          <w:color w:val="auto"/>
        </w:rPr>
        <w:t>Another study using in-growth root cores found maize added 480-560 kg ha-1</w:t>
      </w:r>
      <w:r w:rsidR="001A1C4F" w:rsidRPr="00C718B4">
        <w:rPr>
          <w:color w:val="auto"/>
        </w:rPr>
        <w:t xml:space="preserve"> in root material over the growing season</w:t>
      </w:r>
      <w:r w:rsidR="00CF21C6" w:rsidRPr="00C718B4">
        <w:rPr>
          <w:color w:val="auto"/>
        </w:rPr>
        <w:t xml:space="preserve"> in the top 30 cm of soil (Dietzel et al. 2017).</w:t>
      </w:r>
      <w:r w:rsidR="001A1C4F" w:rsidRPr="00C718B4">
        <w:rPr>
          <w:color w:val="auto"/>
        </w:rPr>
        <w:t xml:space="preserve"> These values are comparable to those found in our study (400-670 kg ha-1, Figure 3). </w:t>
      </w:r>
      <w:r w:rsidR="00CF21C6" w:rsidRPr="00C718B4">
        <w:rPr>
          <w:color w:val="auto"/>
        </w:rPr>
        <w:t xml:space="preserve"> </w:t>
      </w:r>
      <w:r w:rsidR="001A1C4F" w:rsidRPr="00C718B4">
        <w:rPr>
          <w:color w:val="auto"/>
        </w:rPr>
        <w:t xml:space="preserve"> </w:t>
      </w:r>
    </w:p>
    <w:p w14:paraId="369FA162" w14:textId="77777777" w:rsidR="007914EA" w:rsidRPr="00C718B4" w:rsidRDefault="007914EA" w:rsidP="007914EA">
      <w:pPr>
        <w:pStyle w:val="Heading2"/>
      </w:pPr>
      <w:bookmarkStart w:id="292" w:name="_Toc83115540"/>
      <w:r w:rsidRPr="00C718B4">
        <w:t>Penetration resistance</w:t>
      </w:r>
      <w:bookmarkEnd w:id="292"/>
    </w:p>
    <w:p w14:paraId="758C5366" w14:textId="60658D54" w:rsidR="007914EA" w:rsidRDefault="007914EA" w:rsidP="007914EA">
      <w:pPr>
        <w:pStyle w:val="Body"/>
        <w:rPr>
          <w:color w:val="auto"/>
        </w:rPr>
      </w:pPr>
      <w:r w:rsidRPr="00C718B4">
        <w:rPr>
          <w:color w:val="auto"/>
        </w:rPr>
        <w:t xml:space="preserve">Penetration resistance above 30 cm soil depth was consistently lower in the </w:t>
      </w:r>
      <w:del w:id="293" w:author="Virginia Nichols" w:date="2024-01-11T16:10:00Z">
        <w:r w:rsidRPr="00C718B4" w:rsidDel="00CD0A36">
          <w:rPr>
            <w:color w:val="auto"/>
          </w:rPr>
          <w:delText>complex rotation</w:delText>
        </w:r>
      </w:del>
      <w:ins w:id="294" w:author="Virginia Nichols" w:date="2024-01-11T16:10:00Z">
        <w:r w:rsidR="00CD0A36">
          <w:rPr>
            <w:color w:val="auto"/>
          </w:rPr>
          <w:t>extended rotation</w:t>
        </w:r>
      </w:ins>
      <w:r w:rsidRPr="00C718B4">
        <w:rPr>
          <w:color w:val="auto"/>
        </w:rPr>
        <w:t xml:space="preserve">, regardless of year or sampling period (planting, late season; </w:t>
      </w:r>
      <w:r w:rsidRPr="00C718B4">
        <w:rPr>
          <w:b/>
          <w:bCs/>
          <w:color w:val="auto"/>
        </w:rPr>
        <w:t>Figure S</w:t>
      </w:r>
      <w:r w:rsidR="00A15CFF" w:rsidRPr="00C718B4">
        <w:rPr>
          <w:b/>
          <w:bCs/>
          <w:color w:val="auto"/>
        </w:rPr>
        <w:t>5</w:t>
      </w:r>
      <w:r w:rsidRPr="00C718B4">
        <w:rPr>
          <w:color w:val="auto"/>
        </w:rPr>
        <w:t xml:space="preserve">). From 0-30 cm, the simple and </w:t>
      </w:r>
      <w:del w:id="295" w:author="Virginia Nichols" w:date="2024-01-11T16:10:00Z">
        <w:r w:rsidRPr="00C718B4" w:rsidDel="00CD0A36">
          <w:rPr>
            <w:color w:val="auto"/>
          </w:rPr>
          <w:delText>complex rotation</w:delText>
        </w:r>
      </w:del>
      <w:ins w:id="296" w:author="Virginia Nichols" w:date="2024-01-11T16:10:00Z">
        <w:r w:rsidR="00CD0A36">
          <w:rPr>
            <w:color w:val="auto"/>
          </w:rPr>
          <w:t>extended rotation</w:t>
        </w:r>
      </w:ins>
      <w:r w:rsidRPr="00C718B4">
        <w:rPr>
          <w:color w:val="auto"/>
        </w:rPr>
        <w:t>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0FC23FBE" w14:textId="56D4FEA4" w:rsidR="006E7291" w:rsidRDefault="006E7291" w:rsidP="007914EA">
      <w:pPr>
        <w:pStyle w:val="Body"/>
        <w:rPr>
          <w:color w:val="auto"/>
        </w:rPr>
      </w:pPr>
    </w:p>
    <w:p w14:paraId="4439CE2B" w14:textId="54A56E27" w:rsidR="006E7291" w:rsidRDefault="006E7291" w:rsidP="007914EA">
      <w:pPr>
        <w:pStyle w:val="Body"/>
        <w:rPr>
          <w:color w:val="auto"/>
        </w:rPr>
      </w:pPr>
    </w:p>
    <w:p w14:paraId="697FC321" w14:textId="5D99B1C0" w:rsidR="006E7291" w:rsidRDefault="006E7291" w:rsidP="007914EA">
      <w:pPr>
        <w:pStyle w:val="Body"/>
        <w:rPr>
          <w:color w:val="auto"/>
        </w:rPr>
      </w:pPr>
    </w:p>
    <w:p w14:paraId="6C44F5E1" w14:textId="2E33BE93" w:rsidR="006E7291" w:rsidRDefault="006E7291" w:rsidP="007914EA">
      <w:pPr>
        <w:pStyle w:val="Body"/>
        <w:rPr>
          <w:color w:val="auto"/>
        </w:rPr>
      </w:pPr>
    </w:p>
    <w:p w14:paraId="1222D51D" w14:textId="08DE82A5" w:rsidR="006E7291" w:rsidRDefault="006E7291" w:rsidP="007914EA">
      <w:pPr>
        <w:pStyle w:val="Body"/>
        <w:rPr>
          <w:color w:val="auto"/>
        </w:rPr>
      </w:pPr>
    </w:p>
    <w:p w14:paraId="5B46AD8F" w14:textId="5512A0B8" w:rsidR="006E7291" w:rsidRDefault="006E7291" w:rsidP="007914EA">
      <w:pPr>
        <w:pStyle w:val="Body"/>
        <w:rPr>
          <w:color w:val="auto"/>
        </w:rPr>
      </w:pPr>
    </w:p>
    <w:p w14:paraId="46AC89B0" w14:textId="0F53FB1D" w:rsidR="006E7291" w:rsidRDefault="006E7291" w:rsidP="007914EA">
      <w:pPr>
        <w:pStyle w:val="Body"/>
        <w:rPr>
          <w:color w:val="auto"/>
        </w:rPr>
      </w:pPr>
    </w:p>
    <w:p w14:paraId="23D5335F" w14:textId="75193463" w:rsidR="006E7291" w:rsidRDefault="006E7291" w:rsidP="007914EA">
      <w:pPr>
        <w:pStyle w:val="Body"/>
        <w:rPr>
          <w:color w:val="auto"/>
        </w:rPr>
      </w:pPr>
    </w:p>
    <w:p w14:paraId="62FBB538" w14:textId="57B26FAF"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30B73C0" w14:textId="32EBAF93" w:rsidR="008C4354" w:rsidRPr="00C718B4" w:rsidRDefault="008C4354" w:rsidP="008C4354">
      <w:pPr>
        <w:pStyle w:val="CaptionSpecAPA"/>
        <w:spacing w:line="480" w:lineRule="auto"/>
        <w:rPr>
          <w:color w:val="auto"/>
        </w:rPr>
      </w:pPr>
      <w:bookmarkStart w:id="297" w:name="_Ref79574153"/>
      <w:bookmarkStart w:id="298" w:name="_Ref79574817"/>
      <w:bookmarkStart w:id="299" w:name="_Toc83115574"/>
      <w:r w:rsidRPr="00C718B4">
        <w:rPr>
          <w:color w:val="auto"/>
        </w:rPr>
        <w:t>Table 3</w:t>
      </w:r>
      <w:bookmarkEnd w:id="297"/>
      <w:r w:rsidRPr="00C718B4">
        <w:rPr>
          <w:color w:val="auto"/>
        </w:rPr>
        <w:t xml:space="preserve">. Summary of </w:t>
      </w:r>
      <w:del w:id="300" w:author="Virginia Nichols" w:date="2024-01-11T16:10:00Z">
        <w:r w:rsidRPr="00C718B4" w:rsidDel="00CD0A36">
          <w:rPr>
            <w:color w:val="auto"/>
          </w:rPr>
          <w:delText>complex rotation</w:delText>
        </w:r>
      </w:del>
      <w:ins w:id="301" w:author="Virginia Nichols" w:date="2024-01-11T16:10:00Z">
        <w:r w:rsidR="00CD0A36">
          <w:rPr>
            <w:color w:val="auto"/>
          </w:rPr>
          <w:t>extended rotation</w:t>
        </w:r>
      </w:ins>
      <w:r w:rsidRPr="00C718B4">
        <w:rPr>
          <w:color w:val="auto"/>
        </w:rPr>
        <w:t>’s effects on grain yields, growth analysis, and yield components for years with growth analysis data, ordered by magnitude of rotation effect</w:t>
      </w:r>
      <w:bookmarkEnd w:id="298"/>
      <w:bookmarkEnd w:id="299"/>
      <w:r w:rsidRPr="00C718B4">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C718B4" w:rsidRPr="00C718B4"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C718B4" w:rsidRDefault="008C4354" w:rsidP="00DD6FE0">
            <w:pPr>
              <w:spacing w:line="480" w:lineRule="auto"/>
              <w:jc w:val="center"/>
              <w:rPr>
                <w:b/>
                <w:sz w:val="22"/>
              </w:rPr>
            </w:pPr>
            <w:r w:rsidRPr="00C718B4">
              <w:rPr>
                <w:b/>
                <w:sz w:val="22"/>
              </w:rPr>
              <w:t>Ratio of complex:simple system maize grain yield†</w:t>
            </w:r>
          </w:p>
        </w:tc>
        <w:tc>
          <w:tcPr>
            <w:tcW w:w="1980" w:type="dxa"/>
            <w:tcBorders>
              <w:top w:val="single" w:sz="4" w:space="0" w:color="auto"/>
              <w:bottom w:val="single" w:sz="4" w:space="0" w:color="auto"/>
            </w:tcBorders>
            <w:shd w:val="clear" w:color="auto" w:fill="auto"/>
            <w:vAlign w:val="center"/>
          </w:tcPr>
          <w:p w14:paraId="67681293" w14:textId="571D377D" w:rsidR="008C4354" w:rsidRPr="00C718B4" w:rsidRDefault="008C4354" w:rsidP="00DD6FE0">
            <w:pPr>
              <w:spacing w:line="480" w:lineRule="auto"/>
              <w:jc w:val="center"/>
              <w:rPr>
                <w:b/>
                <w:sz w:val="22"/>
              </w:rPr>
            </w:pPr>
            <w:r w:rsidRPr="00C718B4">
              <w:rPr>
                <w:b/>
                <w:sz w:val="22"/>
              </w:rPr>
              <w:t xml:space="preserve">Timing of </w:t>
            </w:r>
            <w:del w:id="302" w:author="Virginia Nichols" w:date="2024-01-11T16:10:00Z">
              <w:r w:rsidRPr="00C718B4" w:rsidDel="00CD0A36">
                <w:rPr>
                  <w:b/>
                  <w:sz w:val="22"/>
                </w:rPr>
                <w:delText>complex rotation</w:delText>
              </w:r>
            </w:del>
            <w:ins w:id="303" w:author="Virginia Nichols" w:date="2024-01-11T16:10:00Z">
              <w:r w:rsidR="00CD0A36">
                <w:rPr>
                  <w:b/>
                  <w:sz w:val="22"/>
                </w:rPr>
                <w:t>extended rotation</w:t>
              </w:r>
            </w:ins>
            <w:r w:rsidRPr="00C718B4">
              <w:rPr>
                <w:b/>
                <w:sz w:val="22"/>
              </w:rPr>
              <w:t>’s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C718B4" w:rsidRDefault="008C4354" w:rsidP="00DD6FE0">
            <w:pPr>
              <w:spacing w:line="480" w:lineRule="auto"/>
              <w:jc w:val="center"/>
              <w:rPr>
                <w:b/>
                <w:sz w:val="22"/>
              </w:rPr>
            </w:pPr>
            <w:r w:rsidRPr="00C718B4">
              <w:rPr>
                <w:b/>
                <w:sz w:val="22"/>
              </w:rPr>
              <w:t>Ratio of complex:simple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C718B4" w:rsidRDefault="008C4354" w:rsidP="00DD6FE0">
            <w:pPr>
              <w:spacing w:line="480" w:lineRule="auto"/>
              <w:jc w:val="center"/>
              <w:rPr>
                <w:b/>
                <w:sz w:val="22"/>
              </w:rPr>
            </w:pPr>
            <w:r w:rsidRPr="00C718B4">
              <w:rPr>
                <w:b/>
                <w:sz w:val="22"/>
              </w:rPr>
              <w:t>Ratio of complex:simple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C718B4" w:rsidRDefault="008C4354" w:rsidP="00DD6FE0">
            <w:pPr>
              <w:spacing w:line="480" w:lineRule="auto"/>
              <w:jc w:val="center"/>
              <w:rPr>
                <w:b/>
                <w:sz w:val="22"/>
              </w:rPr>
            </w:pPr>
            <w:r w:rsidRPr="00C718B4">
              <w:rPr>
                <w:b/>
                <w:sz w:val="22"/>
              </w:rPr>
              <w:t>Year</w:t>
            </w:r>
          </w:p>
        </w:tc>
      </w:tr>
      <w:tr w:rsidR="00C718B4" w:rsidRPr="00C718B4" w14:paraId="33561F31" w14:textId="77777777" w:rsidTr="00DD6FE0">
        <w:tc>
          <w:tcPr>
            <w:tcW w:w="2340" w:type="dxa"/>
            <w:tcBorders>
              <w:top w:val="single" w:sz="4" w:space="0" w:color="auto"/>
            </w:tcBorders>
            <w:shd w:val="clear" w:color="auto" w:fill="auto"/>
            <w:vAlign w:val="center"/>
          </w:tcPr>
          <w:p w14:paraId="4475AA2F" w14:textId="77777777" w:rsidR="008C4354" w:rsidRPr="00C718B4" w:rsidRDefault="008C4354" w:rsidP="00DD6FE0">
            <w:pPr>
              <w:spacing w:line="480" w:lineRule="auto"/>
              <w:jc w:val="center"/>
              <w:rPr>
                <w:sz w:val="22"/>
              </w:rPr>
            </w:pPr>
            <w:r w:rsidRPr="00C718B4">
              <w:rPr>
                <w:sz w:val="22"/>
              </w:rPr>
              <w:t xml:space="preserve">        1.20***</w:t>
            </w:r>
          </w:p>
        </w:tc>
        <w:tc>
          <w:tcPr>
            <w:tcW w:w="1980" w:type="dxa"/>
            <w:tcBorders>
              <w:top w:val="single" w:sz="4" w:space="0" w:color="auto"/>
            </w:tcBorders>
            <w:shd w:val="clear" w:color="auto" w:fill="auto"/>
            <w:vAlign w:val="center"/>
          </w:tcPr>
          <w:p w14:paraId="710EA45D" w14:textId="77777777" w:rsidR="008C4354" w:rsidRPr="00C718B4" w:rsidRDefault="008C4354" w:rsidP="00DD6FE0">
            <w:pPr>
              <w:spacing w:line="480" w:lineRule="auto"/>
              <w:jc w:val="center"/>
              <w:rPr>
                <w:sz w:val="22"/>
              </w:rPr>
            </w:pPr>
            <w:r w:rsidRPr="00C718B4">
              <w:rPr>
                <w:sz w:val="22"/>
              </w:rPr>
              <w:t>Late season***</w:t>
            </w:r>
          </w:p>
        </w:tc>
        <w:tc>
          <w:tcPr>
            <w:tcW w:w="1710" w:type="dxa"/>
            <w:tcBorders>
              <w:top w:val="single" w:sz="4" w:space="0" w:color="auto"/>
            </w:tcBorders>
            <w:shd w:val="clear" w:color="auto" w:fill="auto"/>
            <w:vAlign w:val="center"/>
          </w:tcPr>
          <w:p w14:paraId="59C47513" w14:textId="77777777" w:rsidR="008C4354" w:rsidRPr="00C718B4" w:rsidRDefault="008C4354" w:rsidP="00DD6FE0">
            <w:pPr>
              <w:spacing w:line="480" w:lineRule="auto"/>
              <w:jc w:val="center"/>
              <w:rPr>
                <w:sz w:val="22"/>
              </w:rPr>
            </w:pPr>
            <w:r w:rsidRPr="00C718B4">
              <w:rPr>
                <w:sz w:val="22"/>
              </w:rPr>
              <w:t xml:space="preserve">          1.08***</w:t>
            </w:r>
          </w:p>
        </w:tc>
        <w:tc>
          <w:tcPr>
            <w:tcW w:w="1692" w:type="dxa"/>
            <w:tcBorders>
              <w:top w:val="single" w:sz="4" w:space="0" w:color="auto"/>
            </w:tcBorders>
            <w:shd w:val="clear" w:color="auto" w:fill="auto"/>
            <w:vAlign w:val="center"/>
          </w:tcPr>
          <w:p w14:paraId="60CC4C51" w14:textId="77777777" w:rsidR="008C4354" w:rsidRPr="00C718B4" w:rsidRDefault="008C4354" w:rsidP="00DD6FE0">
            <w:pPr>
              <w:spacing w:line="480" w:lineRule="auto"/>
              <w:jc w:val="center"/>
              <w:rPr>
                <w:sz w:val="22"/>
              </w:rPr>
            </w:pPr>
            <w:r w:rsidRPr="00C718B4">
              <w:rPr>
                <w:sz w:val="22"/>
              </w:rPr>
              <w:t xml:space="preserve">    1.13**</w:t>
            </w:r>
          </w:p>
        </w:tc>
        <w:tc>
          <w:tcPr>
            <w:tcW w:w="791" w:type="dxa"/>
            <w:tcBorders>
              <w:top w:val="single" w:sz="4" w:space="0" w:color="auto"/>
            </w:tcBorders>
            <w:shd w:val="clear" w:color="auto" w:fill="auto"/>
            <w:vAlign w:val="center"/>
          </w:tcPr>
          <w:p w14:paraId="1898A747" w14:textId="77777777" w:rsidR="008C4354" w:rsidRPr="00C718B4" w:rsidRDefault="008C4354" w:rsidP="00DD6FE0">
            <w:pPr>
              <w:spacing w:line="480" w:lineRule="auto"/>
              <w:jc w:val="center"/>
              <w:rPr>
                <w:sz w:val="22"/>
              </w:rPr>
            </w:pPr>
            <w:r w:rsidRPr="00C718B4">
              <w:rPr>
                <w:sz w:val="22"/>
              </w:rPr>
              <w:t>2018</w:t>
            </w:r>
          </w:p>
        </w:tc>
      </w:tr>
      <w:tr w:rsidR="00C718B4" w:rsidRPr="00C718B4" w14:paraId="2CC0E063" w14:textId="77777777" w:rsidTr="00DD6FE0">
        <w:tc>
          <w:tcPr>
            <w:tcW w:w="2340" w:type="dxa"/>
            <w:shd w:val="clear" w:color="auto" w:fill="auto"/>
            <w:vAlign w:val="center"/>
          </w:tcPr>
          <w:p w14:paraId="09F770D2" w14:textId="77777777" w:rsidR="008C4354" w:rsidRPr="00C718B4" w:rsidRDefault="008C4354" w:rsidP="00DD6FE0">
            <w:pPr>
              <w:spacing w:line="480" w:lineRule="auto"/>
              <w:jc w:val="center"/>
              <w:rPr>
                <w:sz w:val="22"/>
              </w:rPr>
            </w:pPr>
            <w:r w:rsidRPr="00C718B4">
              <w:rPr>
                <w:sz w:val="22"/>
              </w:rPr>
              <w:t xml:space="preserve">      1.10**</w:t>
            </w:r>
          </w:p>
        </w:tc>
        <w:tc>
          <w:tcPr>
            <w:tcW w:w="1980" w:type="dxa"/>
            <w:shd w:val="clear" w:color="auto" w:fill="auto"/>
            <w:vAlign w:val="center"/>
          </w:tcPr>
          <w:p w14:paraId="74AFEFD8" w14:textId="77777777" w:rsidR="008C4354" w:rsidRPr="00C718B4" w:rsidRDefault="008C4354" w:rsidP="00DD6FE0">
            <w:pPr>
              <w:spacing w:line="480" w:lineRule="auto"/>
              <w:jc w:val="center"/>
              <w:rPr>
                <w:sz w:val="22"/>
              </w:rPr>
            </w:pPr>
            <w:r w:rsidRPr="00C718B4">
              <w:rPr>
                <w:sz w:val="22"/>
              </w:rPr>
              <w:t>Early season**</w:t>
            </w:r>
          </w:p>
        </w:tc>
        <w:tc>
          <w:tcPr>
            <w:tcW w:w="1710" w:type="dxa"/>
            <w:shd w:val="clear" w:color="auto" w:fill="auto"/>
            <w:vAlign w:val="center"/>
          </w:tcPr>
          <w:p w14:paraId="1C911D38" w14:textId="77777777" w:rsidR="008C4354" w:rsidRPr="00C718B4" w:rsidRDefault="008C4354" w:rsidP="00DD6FE0">
            <w:pPr>
              <w:spacing w:line="480" w:lineRule="auto"/>
              <w:jc w:val="center"/>
              <w:rPr>
                <w:sz w:val="22"/>
              </w:rPr>
            </w:pPr>
            <w:r w:rsidRPr="00C718B4">
              <w:rPr>
                <w:sz w:val="22"/>
              </w:rPr>
              <w:t xml:space="preserve">        1.04**</w:t>
            </w:r>
          </w:p>
        </w:tc>
        <w:tc>
          <w:tcPr>
            <w:tcW w:w="1692" w:type="dxa"/>
            <w:shd w:val="clear" w:color="auto" w:fill="auto"/>
            <w:vAlign w:val="center"/>
          </w:tcPr>
          <w:p w14:paraId="061AA89E"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47C35C83" w14:textId="77777777" w:rsidR="008C4354" w:rsidRPr="00C718B4" w:rsidRDefault="008C4354" w:rsidP="00DD6FE0">
            <w:pPr>
              <w:spacing w:line="480" w:lineRule="auto"/>
              <w:jc w:val="center"/>
              <w:rPr>
                <w:i/>
                <w:iCs/>
                <w:sz w:val="22"/>
              </w:rPr>
            </w:pPr>
            <w:r w:rsidRPr="00C718B4">
              <w:rPr>
                <w:sz w:val="22"/>
              </w:rPr>
              <w:t>2013</w:t>
            </w:r>
          </w:p>
        </w:tc>
      </w:tr>
      <w:tr w:rsidR="00C718B4" w:rsidRPr="00C718B4" w14:paraId="7C86C3AB" w14:textId="77777777" w:rsidTr="00DD6FE0">
        <w:tc>
          <w:tcPr>
            <w:tcW w:w="2340" w:type="dxa"/>
            <w:shd w:val="clear" w:color="auto" w:fill="auto"/>
            <w:vAlign w:val="center"/>
          </w:tcPr>
          <w:p w14:paraId="7E6D04C9" w14:textId="77777777" w:rsidR="008C4354" w:rsidRPr="00C718B4" w:rsidRDefault="008C4354" w:rsidP="00DD6FE0">
            <w:pPr>
              <w:spacing w:line="480" w:lineRule="auto"/>
              <w:jc w:val="center"/>
              <w:rPr>
                <w:sz w:val="22"/>
              </w:rPr>
            </w:pPr>
            <w:r w:rsidRPr="00C718B4">
              <w:rPr>
                <w:sz w:val="22"/>
              </w:rPr>
              <w:t xml:space="preserve">    1.06*</w:t>
            </w:r>
          </w:p>
        </w:tc>
        <w:tc>
          <w:tcPr>
            <w:tcW w:w="1980" w:type="dxa"/>
            <w:shd w:val="clear" w:color="auto" w:fill="auto"/>
            <w:vAlign w:val="center"/>
          </w:tcPr>
          <w:p w14:paraId="375D9685"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1C643DC4"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4CA24CB0"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0964D688" w14:textId="77777777" w:rsidR="008C4354" w:rsidRPr="00C718B4" w:rsidRDefault="008C4354" w:rsidP="00DD6FE0">
            <w:pPr>
              <w:spacing w:line="480" w:lineRule="auto"/>
              <w:jc w:val="center"/>
              <w:rPr>
                <w:i/>
                <w:iCs/>
                <w:sz w:val="22"/>
              </w:rPr>
            </w:pPr>
            <w:r w:rsidRPr="00C718B4">
              <w:rPr>
                <w:sz w:val="22"/>
              </w:rPr>
              <w:t>2014</w:t>
            </w:r>
          </w:p>
        </w:tc>
      </w:tr>
      <w:tr w:rsidR="00C718B4" w:rsidRPr="00C718B4" w14:paraId="51788C1C" w14:textId="77777777" w:rsidTr="00DD6FE0">
        <w:tc>
          <w:tcPr>
            <w:tcW w:w="2340" w:type="dxa"/>
            <w:shd w:val="clear" w:color="auto" w:fill="auto"/>
            <w:vAlign w:val="center"/>
          </w:tcPr>
          <w:p w14:paraId="590D7406" w14:textId="77777777" w:rsidR="008C4354" w:rsidRPr="00C718B4" w:rsidRDefault="008C4354" w:rsidP="00DD6FE0">
            <w:pPr>
              <w:spacing w:line="480" w:lineRule="auto"/>
              <w:jc w:val="center"/>
              <w:rPr>
                <w:sz w:val="22"/>
              </w:rPr>
            </w:pPr>
            <w:r w:rsidRPr="00C718B4">
              <w:rPr>
                <w:sz w:val="22"/>
              </w:rPr>
              <w:t>ns</w:t>
            </w:r>
          </w:p>
        </w:tc>
        <w:tc>
          <w:tcPr>
            <w:tcW w:w="1980" w:type="dxa"/>
            <w:shd w:val="clear" w:color="auto" w:fill="auto"/>
            <w:vAlign w:val="center"/>
          </w:tcPr>
          <w:p w14:paraId="74290296"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645530B9"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333B0957" w14:textId="77777777" w:rsidR="008C4354" w:rsidRPr="00C718B4" w:rsidRDefault="008C4354" w:rsidP="00DD6FE0">
            <w:pPr>
              <w:spacing w:line="480" w:lineRule="auto"/>
              <w:jc w:val="center"/>
              <w:rPr>
                <w:sz w:val="22"/>
              </w:rPr>
            </w:pPr>
            <w:r w:rsidRPr="00C718B4">
              <w:rPr>
                <w:sz w:val="22"/>
              </w:rPr>
              <w:t>ns</w:t>
            </w:r>
          </w:p>
        </w:tc>
        <w:tc>
          <w:tcPr>
            <w:tcW w:w="791" w:type="dxa"/>
            <w:shd w:val="clear" w:color="auto" w:fill="auto"/>
            <w:vAlign w:val="center"/>
          </w:tcPr>
          <w:p w14:paraId="7AE22A2A" w14:textId="77777777" w:rsidR="008C4354" w:rsidRPr="00C718B4" w:rsidRDefault="008C4354" w:rsidP="00DD6FE0">
            <w:pPr>
              <w:spacing w:line="480" w:lineRule="auto"/>
              <w:jc w:val="center"/>
              <w:rPr>
                <w:sz w:val="22"/>
              </w:rPr>
            </w:pPr>
            <w:r w:rsidRPr="00C718B4">
              <w:rPr>
                <w:sz w:val="22"/>
              </w:rPr>
              <w:t>2020</w:t>
            </w:r>
          </w:p>
        </w:tc>
      </w:tr>
      <w:tr w:rsidR="00C718B4" w:rsidRPr="00C718B4" w14:paraId="3ACD38A3" w14:textId="77777777" w:rsidTr="00DD6FE0">
        <w:tc>
          <w:tcPr>
            <w:tcW w:w="2340" w:type="dxa"/>
            <w:tcBorders>
              <w:bottom w:val="single" w:sz="4" w:space="0" w:color="auto"/>
            </w:tcBorders>
            <w:shd w:val="clear" w:color="auto" w:fill="auto"/>
            <w:vAlign w:val="center"/>
          </w:tcPr>
          <w:p w14:paraId="18A3FBF2" w14:textId="77777777" w:rsidR="008C4354" w:rsidRPr="00C718B4" w:rsidRDefault="008C4354" w:rsidP="00DD6FE0">
            <w:pPr>
              <w:spacing w:line="480" w:lineRule="auto"/>
              <w:jc w:val="center"/>
              <w:rPr>
                <w:sz w:val="22"/>
              </w:rPr>
            </w:pPr>
            <w:r w:rsidRPr="00C718B4">
              <w:rPr>
                <w:sz w:val="22"/>
              </w:rPr>
              <w:lastRenderedPageBreak/>
              <w:t>ns</w:t>
            </w:r>
          </w:p>
        </w:tc>
        <w:tc>
          <w:tcPr>
            <w:tcW w:w="1980" w:type="dxa"/>
            <w:tcBorders>
              <w:bottom w:val="single" w:sz="4" w:space="0" w:color="auto"/>
            </w:tcBorders>
            <w:shd w:val="clear" w:color="auto" w:fill="auto"/>
            <w:vAlign w:val="center"/>
          </w:tcPr>
          <w:p w14:paraId="66052A5C" w14:textId="77777777" w:rsidR="008C4354" w:rsidRPr="00C718B4" w:rsidRDefault="008C4354" w:rsidP="00DD6FE0">
            <w:pPr>
              <w:spacing w:line="480" w:lineRule="auto"/>
              <w:jc w:val="center"/>
              <w:rPr>
                <w:sz w:val="22"/>
              </w:rPr>
            </w:pPr>
            <w:r w:rsidRPr="00C718B4">
              <w:rPr>
                <w:sz w:val="22"/>
              </w:rPr>
              <w:t>ns</w:t>
            </w:r>
          </w:p>
        </w:tc>
        <w:tc>
          <w:tcPr>
            <w:tcW w:w="1710" w:type="dxa"/>
            <w:tcBorders>
              <w:bottom w:val="single" w:sz="4" w:space="0" w:color="auto"/>
            </w:tcBorders>
            <w:shd w:val="clear" w:color="auto" w:fill="auto"/>
            <w:vAlign w:val="center"/>
          </w:tcPr>
          <w:p w14:paraId="6F36F525" w14:textId="77777777" w:rsidR="008C4354" w:rsidRPr="00C718B4" w:rsidRDefault="008C4354" w:rsidP="00DD6FE0">
            <w:pPr>
              <w:spacing w:line="480" w:lineRule="auto"/>
              <w:jc w:val="center"/>
              <w:rPr>
                <w:sz w:val="22"/>
              </w:rPr>
            </w:pPr>
            <w:r w:rsidRPr="00C718B4">
              <w:rPr>
                <w:sz w:val="22"/>
              </w:rPr>
              <w:t>ns</w:t>
            </w:r>
          </w:p>
        </w:tc>
        <w:tc>
          <w:tcPr>
            <w:tcW w:w="1692" w:type="dxa"/>
            <w:tcBorders>
              <w:bottom w:val="single" w:sz="4" w:space="0" w:color="auto"/>
            </w:tcBorders>
            <w:shd w:val="clear" w:color="auto" w:fill="auto"/>
            <w:vAlign w:val="center"/>
          </w:tcPr>
          <w:p w14:paraId="2A677199" w14:textId="77777777" w:rsidR="008C4354" w:rsidRPr="00C718B4" w:rsidRDefault="008C4354" w:rsidP="00DD6FE0">
            <w:pPr>
              <w:spacing w:line="480" w:lineRule="auto"/>
              <w:jc w:val="center"/>
              <w:rPr>
                <w:sz w:val="22"/>
              </w:rPr>
            </w:pPr>
            <w:r w:rsidRPr="00C718B4">
              <w:rPr>
                <w:sz w:val="22"/>
              </w:rPr>
              <w:t>ns</w:t>
            </w:r>
          </w:p>
        </w:tc>
        <w:tc>
          <w:tcPr>
            <w:tcW w:w="791" w:type="dxa"/>
            <w:tcBorders>
              <w:bottom w:val="single" w:sz="4" w:space="0" w:color="auto"/>
            </w:tcBorders>
            <w:shd w:val="clear" w:color="auto" w:fill="auto"/>
            <w:vAlign w:val="center"/>
          </w:tcPr>
          <w:p w14:paraId="5D7DB673" w14:textId="77777777" w:rsidR="008C4354" w:rsidRPr="00C718B4" w:rsidRDefault="008C4354" w:rsidP="00DD6FE0">
            <w:pPr>
              <w:spacing w:line="480" w:lineRule="auto"/>
              <w:jc w:val="center"/>
              <w:rPr>
                <w:sz w:val="22"/>
              </w:rPr>
            </w:pPr>
            <w:r w:rsidRPr="00C718B4">
              <w:rPr>
                <w:sz w:val="22"/>
              </w:rPr>
              <w:t>2019</w:t>
            </w:r>
          </w:p>
        </w:tc>
      </w:tr>
      <w:tr w:rsidR="008C4354" w:rsidRPr="00C718B4"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C718B4" w:rsidRDefault="008C4354" w:rsidP="00DD6FE0">
            <w:pPr>
              <w:spacing w:line="480" w:lineRule="auto"/>
              <w:rPr>
                <w:sz w:val="18"/>
              </w:rPr>
            </w:pPr>
            <w:r w:rsidRPr="00C718B4">
              <w:rPr>
                <w:sz w:val="20"/>
              </w:rPr>
              <w:t>†Ordered by largest to smallest estimated rotation effect on maize grain yield</w:t>
            </w:r>
          </w:p>
          <w:p w14:paraId="755D709A" w14:textId="77777777" w:rsidR="008C4354" w:rsidRPr="00C718B4" w:rsidRDefault="008C4354" w:rsidP="00DD6FE0">
            <w:pPr>
              <w:spacing w:line="480" w:lineRule="auto"/>
              <w:rPr>
                <w:sz w:val="20"/>
              </w:rPr>
            </w:pPr>
            <w:r w:rsidRPr="00C718B4">
              <w:rPr>
                <w:sz w:val="20"/>
              </w:rPr>
              <w:t>* p&lt;0.10, **p&lt;0.05, ***p&lt;0.01, ns: not significant</w:t>
            </w:r>
          </w:p>
          <w:p w14:paraId="1CB5AB46" w14:textId="77777777" w:rsidR="008C4354" w:rsidRPr="00C718B4" w:rsidRDefault="008C4354" w:rsidP="00DD6FE0">
            <w:pPr>
              <w:spacing w:line="480" w:lineRule="auto"/>
              <w:rPr>
                <w:sz w:val="20"/>
              </w:rPr>
            </w:pPr>
            <w:r w:rsidRPr="00C718B4">
              <w:rPr>
                <w:sz w:val="20"/>
              </w:rPr>
              <w:t>- indicates no data was collected that year</w:t>
            </w:r>
          </w:p>
          <w:p w14:paraId="0078627E" w14:textId="77777777" w:rsidR="008C4354" w:rsidRPr="00C718B4" w:rsidRDefault="008C4354" w:rsidP="00DD6FE0">
            <w:pPr>
              <w:spacing w:line="480" w:lineRule="auto"/>
              <w:rPr>
                <w:sz w:val="20"/>
              </w:rPr>
            </w:pPr>
          </w:p>
        </w:tc>
      </w:tr>
    </w:tbl>
    <w:p w14:paraId="2165A94E" w14:textId="77777777" w:rsidR="008C4354" w:rsidRPr="00C718B4" w:rsidRDefault="008C4354" w:rsidP="008C4354">
      <w:pPr>
        <w:pStyle w:val="Heading2"/>
      </w:pPr>
      <w:bookmarkStart w:id="304" w:name="_Toc83115541"/>
      <w:r w:rsidRPr="00C718B4">
        <w:t>Soil moisture</w:t>
      </w:r>
      <w:bookmarkEnd w:id="304"/>
    </w:p>
    <w:p w14:paraId="541CCF7B" w14:textId="073009C2" w:rsidR="008C4354" w:rsidRPr="00C718B4" w:rsidRDefault="008C4354" w:rsidP="008C4354">
      <w:pPr>
        <w:pStyle w:val="Body"/>
        <w:rPr>
          <w:color w:val="auto"/>
        </w:rPr>
      </w:pPr>
      <w:r w:rsidRPr="00C718B4">
        <w:rPr>
          <w:color w:val="auto"/>
        </w:rPr>
        <w:t>In both years of measurement, the complex system’s soil moisture at 15 cm depth was significantly lower for the first month following planting (</w:t>
      </w:r>
      <w:r w:rsidRPr="00C718B4">
        <w:rPr>
          <w:b/>
          <w:bCs/>
          <w:color w:val="auto"/>
        </w:rPr>
        <w:t>Figure S</w:t>
      </w:r>
      <w:r w:rsidR="00A15CFF" w:rsidRPr="00C718B4">
        <w:rPr>
          <w:b/>
          <w:bCs/>
          <w:color w:val="auto"/>
        </w:rPr>
        <w:t>6</w:t>
      </w:r>
      <w:r w:rsidRPr="00C718B4">
        <w:rPr>
          <w:color w:val="auto"/>
        </w:rPr>
        <w:t>). After that period, the effects were not consistent across years; in 2018 the simple system soil was consistently wetter than the complex system’s soil, but in 2019 there was no difference. The same patterns were present at the 45 cm depth.</w:t>
      </w:r>
      <w:bookmarkStart w:id="305" w:name="_Toc83115542"/>
    </w:p>
    <w:p w14:paraId="705079B9" w14:textId="77777777" w:rsidR="008C4354" w:rsidRPr="00C718B4" w:rsidRDefault="008C4354" w:rsidP="008C4354">
      <w:pPr>
        <w:pStyle w:val="Heading1"/>
      </w:pPr>
      <w:r w:rsidRPr="00C718B4">
        <w:t>Discussion</w:t>
      </w:r>
      <w:bookmarkEnd w:id="305"/>
    </w:p>
    <w:p w14:paraId="7DA38CA4" w14:textId="77777777" w:rsidR="00CE047D" w:rsidRDefault="008C4354" w:rsidP="008C4354">
      <w:pPr>
        <w:pStyle w:val="Body"/>
        <w:rPr>
          <w:ins w:id="306" w:author="Virginia Nichols" w:date="2024-01-17T12:26:00Z"/>
          <w:color w:val="auto"/>
        </w:rPr>
      </w:pPr>
      <w:del w:id="307" w:author="Virginia Nichols" w:date="2024-01-17T12:24:00Z">
        <w:r w:rsidRPr="00C718B4" w:rsidDel="00CE047D">
          <w:rPr>
            <w:color w:val="auto"/>
          </w:rPr>
          <w:delText>In this study, we tested the hypothesis that maize grown in a</w:delText>
        </w:r>
      </w:del>
      <w:del w:id="308" w:author="Virginia Nichols" w:date="2024-01-16T16:01:00Z">
        <w:r w:rsidRPr="00C718B4" w:rsidDel="00EC1E90">
          <w:rPr>
            <w:color w:val="auto"/>
          </w:rPr>
          <w:delText xml:space="preserve"> more</w:delText>
        </w:r>
      </w:del>
      <w:del w:id="309" w:author="Virginia Nichols" w:date="2024-01-17T12:24:00Z">
        <w:r w:rsidRPr="00C718B4" w:rsidDel="00CE047D">
          <w:rPr>
            <w:color w:val="auto"/>
          </w:rPr>
          <w:delText xml:space="preserve"> </w:delText>
        </w:r>
      </w:del>
      <w:del w:id="310" w:author="Virginia Nichols" w:date="2024-01-11T16:10:00Z">
        <w:r w:rsidRPr="00C718B4" w:rsidDel="00CD0A36">
          <w:rPr>
            <w:color w:val="auto"/>
          </w:rPr>
          <w:delText>complex rotation</w:delText>
        </w:r>
      </w:del>
      <w:del w:id="311" w:author="Virginia Nichols" w:date="2024-01-17T12:24:00Z">
        <w:r w:rsidRPr="00C718B4" w:rsidDel="00CE047D">
          <w:rPr>
            <w:color w:val="auto"/>
          </w:rPr>
          <w:delText xml:space="preserve"> </w:delText>
        </w:r>
      </w:del>
      <w:del w:id="312" w:author="Virginia Nichols" w:date="2024-01-16T16:01:00Z">
        <w:r w:rsidRPr="00C718B4" w:rsidDel="00EC1E90">
          <w:rPr>
            <w:color w:val="auto"/>
          </w:rPr>
          <w:delText xml:space="preserve">system </w:delText>
        </w:r>
      </w:del>
      <w:del w:id="313" w:author="Virginia Nichols" w:date="2024-01-17T12:24:00Z">
        <w:r w:rsidRPr="00C718B4" w:rsidDel="00CE047D">
          <w:rPr>
            <w:color w:val="auto"/>
          </w:rPr>
          <w:delText>invests less resources into root growth but produces a root system that is associated with an increased likelihood of higher grain yields</w:delText>
        </w:r>
        <w:r w:rsidR="00857DF2" w:rsidRPr="00C718B4" w:rsidDel="00CE047D">
          <w:rPr>
            <w:color w:val="auto"/>
          </w:rPr>
          <w:delText xml:space="preserve"> compared to maize in the </w:delText>
        </w:r>
      </w:del>
      <w:del w:id="314" w:author="Virginia Nichols" w:date="2024-01-11T16:11:00Z">
        <w:r w:rsidR="00857DF2" w:rsidRPr="00C718B4" w:rsidDel="00CD0A36">
          <w:rPr>
            <w:color w:val="auto"/>
          </w:rPr>
          <w:delText>simple rotation</w:delText>
        </w:r>
      </w:del>
      <w:del w:id="315" w:author="Virginia Nichols" w:date="2024-01-17T12:24:00Z">
        <w:r w:rsidRPr="00C718B4" w:rsidDel="00CE047D">
          <w:rPr>
            <w:color w:val="auto"/>
          </w:rPr>
          <w:delText xml:space="preserve">. </w:delText>
        </w:r>
      </w:del>
      <w:ins w:id="316" w:author="Virginia Nichols" w:date="2024-01-17T12:20:00Z">
        <w:r w:rsidR="00804554">
          <w:rPr>
            <w:color w:val="auto"/>
          </w:rPr>
          <w:t>Compared to maize grown in a short rotation, w</w:t>
        </w:r>
      </w:ins>
      <w:ins w:id="317" w:author="Virginia Nichols" w:date="2024-01-16T16:01:00Z">
        <w:r w:rsidR="00EC1E90">
          <w:rPr>
            <w:color w:val="auto"/>
          </w:rPr>
          <w:t xml:space="preserve">e found </w:t>
        </w:r>
      </w:ins>
      <w:ins w:id="318" w:author="Virginia Nichols" w:date="2024-01-17T12:19:00Z">
        <w:r w:rsidR="00804554">
          <w:rPr>
            <w:color w:val="auto"/>
          </w:rPr>
          <w:t xml:space="preserve">maize grown in </w:t>
        </w:r>
      </w:ins>
      <w:ins w:id="319" w:author="Virginia Nichols" w:date="2024-01-17T12:20:00Z">
        <w:r w:rsidR="00804554">
          <w:rPr>
            <w:color w:val="auto"/>
          </w:rPr>
          <w:t>the</w:t>
        </w:r>
      </w:ins>
      <w:ins w:id="320" w:author="Virginia Nichols" w:date="2024-01-17T12:19:00Z">
        <w:r w:rsidR="00804554">
          <w:rPr>
            <w:color w:val="auto"/>
          </w:rPr>
          <w:t xml:space="preserve"> extended rotation</w:t>
        </w:r>
      </w:ins>
      <w:ins w:id="321" w:author="Virginia Nichols" w:date="2024-01-17T12:20:00Z">
        <w:r w:rsidR="00804554">
          <w:rPr>
            <w:color w:val="auto"/>
          </w:rPr>
          <w:t xml:space="preserve"> had equal or higher grain yields, </w:t>
        </w:r>
      </w:ins>
      <w:ins w:id="322" w:author="Virginia Nichols" w:date="2024-01-17T12:21:00Z">
        <w:r w:rsidR="00804554">
          <w:rPr>
            <w:color w:val="auto"/>
          </w:rPr>
          <w:t xml:space="preserve">deeper maximum rooting depths, and </w:t>
        </w:r>
      </w:ins>
      <w:ins w:id="323" w:author="Virginia Nichols" w:date="2024-01-17T12:23:00Z">
        <w:r w:rsidR="00CE047D">
          <w:rPr>
            <w:color w:val="auto"/>
          </w:rPr>
          <w:t xml:space="preserve">a root system that was </w:t>
        </w:r>
      </w:ins>
      <w:ins w:id="324" w:author="Virginia Nichols" w:date="2024-01-17T12:21:00Z">
        <w:r w:rsidR="00804554">
          <w:rPr>
            <w:color w:val="auto"/>
          </w:rPr>
          <w:t xml:space="preserve">more evenly distributed </w:t>
        </w:r>
      </w:ins>
      <w:ins w:id="325" w:author="Virginia Nichols" w:date="2024-01-17T12:23:00Z">
        <w:r w:rsidR="00CE047D">
          <w:rPr>
            <w:color w:val="auto"/>
          </w:rPr>
          <w:t xml:space="preserve">from </w:t>
        </w:r>
      </w:ins>
      <w:ins w:id="326" w:author="Virginia Nichols" w:date="2024-01-17T12:21:00Z">
        <w:r w:rsidR="00804554">
          <w:rPr>
            <w:color w:val="auto"/>
          </w:rPr>
          <w:t xml:space="preserve">0-60 cm. </w:t>
        </w:r>
      </w:ins>
      <w:r w:rsidRPr="00C718B4">
        <w:rPr>
          <w:color w:val="auto"/>
        </w:rPr>
        <w:t xml:space="preserve">While our data do not establish direct cause-effect relationships, </w:t>
      </w:r>
      <w:ins w:id="327" w:author="Virginia Nichols" w:date="2024-01-17T12:25:00Z">
        <w:r w:rsidR="00CE047D">
          <w:rPr>
            <w:color w:val="auto"/>
          </w:rPr>
          <w:t>w</w:t>
        </w:r>
        <w:r w:rsidR="00CE047D" w:rsidRPr="00C718B4">
          <w:rPr>
            <w:color w:val="auto"/>
          </w:rPr>
          <w:t xml:space="preserve">e posit that the </w:t>
        </w:r>
        <w:r w:rsidR="00CE047D">
          <w:rPr>
            <w:color w:val="auto"/>
          </w:rPr>
          <w:t xml:space="preserve">‘steeper and deeper’ root architecture </w:t>
        </w:r>
      </w:ins>
      <w:ins w:id="328" w:author="Virginia Nichols" w:date="2024-01-17T12:26:00Z">
        <w:r w:rsidR="00CE047D">
          <w:rPr>
            <w:color w:val="auto"/>
          </w:rPr>
          <w:t>exhibited</w:t>
        </w:r>
      </w:ins>
      <w:ins w:id="329" w:author="Virginia Nichols" w:date="2024-01-17T12:25:00Z">
        <w:r w:rsidR="00CE047D" w:rsidRPr="00C718B4">
          <w:rPr>
            <w:color w:val="auto"/>
          </w:rPr>
          <w:t xml:space="preserve"> in the </w:t>
        </w:r>
        <w:r w:rsidR="00CE047D">
          <w:rPr>
            <w:color w:val="auto"/>
          </w:rPr>
          <w:t>extended rotation</w:t>
        </w:r>
        <w:r w:rsidR="00CE047D" w:rsidRPr="00C718B4">
          <w:rPr>
            <w:color w:val="auto"/>
          </w:rPr>
          <w:t xml:space="preserve"> does not guarantee higher maize yields, but rather it increases the likelihood the plant can withstand certain unfavorable growing conditions</w:t>
        </w:r>
        <w:r w:rsidR="00CE047D">
          <w:rPr>
            <w:color w:val="auto"/>
          </w:rPr>
          <w:t>.</w:t>
        </w:r>
        <w:r w:rsidR="00CE047D">
          <w:rPr>
            <w:color w:val="auto"/>
          </w:rPr>
          <w:t xml:space="preserve"> </w:t>
        </w:r>
      </w:ins>
      <w:del w:id="330" w:author="Virginia Nichols" w:date="2024-01-17T12:26:00Z">
        <w:r w:rsidRPr="00C718B4" w:rsidDel="00CE047D">
          <w:rPr>
            <w:color w:val="auto"/>
          </w:rPr>
          <w:delText xml:space="preserve">they </w:delText>
        </w:r>
      </w:del>
      <w:del w:id="331" w:author="Virginia Nichols" w:date="2024-01-16T16:02:00Z">
        <w:r w:rsidRPr="00C718B4" w:rsidDel="00EC1E90">
          <w:rPr>
            <w:color w:val="auto"/>
          </w:rPr>
          <w:delText>are consistent with this hypothesis</w:delText>
        </w:r>
        <w:r w:rsidR="00857DF2" w:rsidRPr="00C718B4" w:rsidDel="00EC1E90">
          <w:rPr>
            <w:color w:val="auto"/>
          </w:rPr>
          <w:delText xml:space="preserve"> </w:delText>
        </w:r>
        <w:r w:rsidR="00857DF2" w:rsidRPr="00C718B4" w:rsidDel="00EC1E90">
          <w:rPr>
            <w:color w:val="auto"/>
          </w:rPr>
          <w:lastRenderedPageBreak/>
          <w:delText xml:space="preserve">and indicate </w:delText>
        </w:r>
        <w:r w:rsidR="00671ED9" w:rsidRPr="00C718B4" w:rsidDel="00EC1E90">
          <w:rPr>
            <w:color w:val="auto"/>
          </w:rPr>
          <w:delText xml:space="preserve">that </w:delText>
        </w:r>
      </w:del>
      <w:del w:id="332" w:author="Virginia Nichols" w:date="2024-01-17T12:26:00Z">
        <w:r w:rsidR="00671ED9" w:rsidRPr="00C718B4" w:rsidDel="00CE047D">
          <w:rPr>
            <w:color w:val="auto"/>
          </w:rPr>
          <w:delText xml:space="preserve">maize grown in the </w:delText>
        </w:r>
      </w:del>
      <w:del w:id="333" w:author="Virginia Nichols" w:date="2024-01-11T16:10:00Z">
        <w:r w:rsidR="00671ED9" w:rsidRPr="00C718B4" w:rsidDel="00CD0A36">
          <w:rPr>
            <w:color w:val="auto"/>
          </w:rPr>
          <w:delText>complex rotation</w:delText>
        </w:r>
      </w:del>
      <w:del w:id="334" w:author="Virginia Nichols" w:date="2024-01-17T12:26:00Z">
        <w:r w:rsidR="00671ED9" w:rsidRPr="00C718B4" w:rsidDel="00CE047D">
          <w:rPr>
            <w:color w:val="auto"/>
          </w:rPr>
          <w:delText xml:space="preserve"> invested less resources in shallow roots and achieved a deeper </w:delText>
        </w:r>
      </w:del>
      <w:del w:id="335" w:author="Virginia Nichols" w:date="2024-01-16T16:02:00Z">
        <w:r w:rsidR="00671ED9" w:rsidRPr="00C718B4" w:rsidDel="00EC1E90">
          <w:rPr>
            <w:color w:val="auto"/>
          </w:rPr>
          <w:delText xml:space="preserve">and more functional </w:delText>
        </w:r>
      </w:del>
      <w:del w:id="336" w:author="Virginia Nichols" w:date="2024-01-17T12:26:00Z">
        <w:r w:rsidR="00671ED9" w:rsidRPr="00C718B4" w:rsidDel="00CE047D">
          <w:rPr>
            <w:color w:val="auto"/>
          </w:rPr>
          <w:delText xml:space="preserve">root structure compared to maize in the </w:delText>
        </w:r>
      </w:del>
      <w:del w:id="337" w:author="Virginia Nichols" w:date="2024-01-11T16:11:00Z">
        <w:r w:rsidR="00671ED9" w:rsidRPr="00C718B4" w:rsidDel="00CD0A36">
          <w:rPr>
            <w:color w:val="auto"/>
          </w:rPr>
          <w:delText>simple rotation</w:delText>
        </w:r>
      </w:del>
      <w:del w:id="338" w:author="Virginia Nichols" w:date="2024-01-17T12:26:00Z">
        <w:r w:rsidR="00671ED9" w:rsidRPr="00C718B4" w:rsidDel="00CE047D">
          <w:rPr>
            <w:color w:val="auto"/>
          </w:rPr>
          <w:delText xml:space="preserve">. </w:delText>
        </w:r>
      </w:del>
      <w:del w:id="339" w:author="Virginia Nichols" w:date="2024-01-17T12:00:00Z">
        <w:r w:rsidR="00CE16D3" w:rsidRPr="00C718B4" w:rsidDel="009C5888">
          <w:rPr>
            <w:color w:val="auto"/>
          </w:rPr>
          <w:delText>The timing of the maize growth advantage was not consistent across years (Table 3), suggesting the</w:delText>
        </w:r>
        <w:r w:rsidR="00671ED9" w:rsidRPr="00C718B4" w:rsidDel="009C5888">
          <w:rPr>
            <w:color w:val="auto"/>
          </w:rPr>
          <w:delText xml:space="preserve"> ‘deeper</w:delText>
        </w:r>
      </w:del>
      <w:del w:id="340" w:author="Virginia Nichols" w:date="2024-01-16T16:02:00Z">
        <w:r w:rsidR="00671ED9" w:rsidRPr="00C718B4" w:rsidDel="00EC1E90">
          <w:rPr>
            <w:color w:val="auto"/>
          </w:rPr>
          <w:delText xml:space="preserve"> and cheaper</w:delText>
        </w:r>
      </w:del>
      <w:del w:id="341" w:author="Virginia Nichols" w:date="2024-01-17T12:00:00Z">
        <w:r w:rsidR="00671ED9" w:rsidRPr="00C718B4" w:rsidDel="009C5888">
          <w:rPr>
            <w:color w:val="auto"/>
          </w:rPr>
          <w:delText xml:space="preserve">’ root layout </w:delText>
        </w:r>
        <w:r w:rsidR="00CE16D3" w:rsidRPr="00C718B4" w:rsidDel="009C5888">
          <w:rPr>
            <w:color w:val="auto"/>
          </w:rPr>
          <w:delText xml:space="preserve">in the </w:delText>
        </w:r>
      </w:del>
      <w:del w:id="342" w:author="Virginia Nichols" w:date="2024-01-11T16:10:00Z">
        <w:r w:rsidR="00CE16D3" w:rsidRPr="00C718B4" w:rsidDel="00CD0A36">
          <w:rPr>
            <w:color w:val="auto"/>
          </w:rPr>
          <w:delText>complex rotation</w:delText>
        </w:r>
      </w:del>
      <w:del w:id="343" w:author="Virginia Nichols" w:date="2024-01-17T12:00:00Z">
        <w:r w:rsidR="00CE16D3" w:rsidRPr="00C718B4" w:rsidDel="009C5888">
          <w:rPr>
            <w:color w:val="auto"/>
          </w:rPr>
          <w:delText xml:space="preserve"> </w:delText>
        </w:r>
        <w:r w:rsidR="00671ED9" w:rsidRPr="00C718B4" w:rsidDel="009C5888">
          <w:rPr>
            <w:color w:val="auto"/>
          </w:rPr>
          <w:delText xml:space="preserve">provided resilience against </w:delText>
        </w:r>
        <w:r w:rsidR="001747BE" w:rsidRPr="00C718B4" w:rsidDel="009C5888">
          <w:rPr>
            <w:color w:val="auto"/>
          </w:rPr>
          <w:delText xml:space="preserve">unfavorable </w:delText>
        </w:r>
        <w:r w:rsidR="00671ED9" w:rsidRPr="00C718B4" w:rsidDel="009C5888">
          <w:rPr>
            <w:color w:val="auto"/>
          </w:rPr>
          <w:delText>growing conditions, regardless of their timing, leading to increased resource acquisition and significantly higher grain yields in some years.</w:delText>
        </w:r>
      </w:del>
    </w:p>
    <w:p w14:paraId="5A5A9874" w14:textId="6FA30DD3" w:rsidR="008C4354" w:rsidRPr="00C718B4" w:rsidRDefault="009C5888" w:rsidP="008C4354">
      <w:pPr>
        <w:pStyle w:val="Body"/>
        <w:rPr>
          <w:color w:val="auto"/>
        </w:rPr>
      </w:pPr>
      <w:ins w:id="344" w:author="Virginia Nichols" w:date="2024-01-17T12:01:00Z">
        <w:r>
          <w:rPr>
            <w:color w:val="auto"/>
          </w:rPr>
          <w:t xml:space="preserve">The </w:t>
        </w:r>
      </w:ins>
      <w:ins w:id="345" w:author="Virginia Nichols" w:date="2024-01-17T12:02:00Z">
        <w:r w:rsidR="00622171">
          <w:rPr>
            <w:color w:val="auto"/>
          </w:rPr>
          <w:t xml:space="preserve">deeper maximum rooting depth in the extended rotation was consistent across three years, with one year </w:t>
        </w:r>
      </w:ins>
      <w:ins w:id="346" w:author="Virginia Nichols" w:date="2024-01-17T11:59:00Z">
        <w:r>
          <w:rPr>
            <w:color w:val="auto"/>
          </w:rPr>
          <w:t xml:space="preserve">(2018) </w:t>
        </w:r>
      </w:ins>
      <w:ins w:id="347" w:author="Virginia Nichols" w:date="2024-01-17T12:02:00Z">
        <w:r w:rsidR="00622171">
          <w:rPr>
            <w:color w:val="auto"/>
          </w:rPr>
          <w:t xml:space="preserve">exhibiting </w:t>
        </w:r>
      </w:ins>
      <w:del w:id="348" w:author="Virginia Nichols" w:date="2024-01-17T12:02:00Z">
        <w:r w:rsidR="00671ED9" w:rsidRPr="00C718B4" w:rsidDel="00622171">
          <w:rPr>
            <w:color w:val="auto"/>
          </w:rPr>
          <w:delText xml:space="preserve"> </w:delText>
        </w:r>
      </w:del>
      <w:ins w:id="349" w:author="Virginia Nichols" w:date="2024-01-17T11:57:00Z">
        <w:r>
          <w:rPr>
            <w:color w:val="auto"/>
          </w:rPr>
          <w:t xml:space="preserve">the highest </w:t>
        </w:r>
      </w:ins>
      <w:ins w:id="350" w:author="Virginia Nichols" w:date="2024-01-17T12:02:00Z">
        <w:r w:rsidR="00622171">
          <w:rPr>
            <w:color w:val="auto"/>
          </w:rPr>
          <w:t>yield differential between the two rotations obs</w:t>
        </w:r>
      </w:ins>
      <w:ins w:id="351" w:author="Virginia Nichols" w:date="2024-01-17T12:03:00Z">
        <w:r w:rsidR="00622171">
          <w:rPr>
            <w:color w:val="auto"/>
          </w:rPr>
          <w:t xml:space="preserve">erved </w:t>
        </w:r>
      </w:ins>
      <w:ins w:id="352" w:author="Virginia Nichols" w:date="2024-01-17T11:59:00Z">
        <w:r>
          <w:rPr>
            <w:color w:val="auto"/>
          </w:rPr>
          <w:t>(&gt;2 Mg ha</w:t>
        </w:r>
        <w:r w:rsidRPr="009C5888">
          <w:rPr>
            <w:color w:val="auto"/>
            <w:vertAlign w:val="superscript"/>
            <w:rPrChange w:id="353" w:author="Virginia Nichols" w:date="2024-01-17T11:59:00Z">
              <w:rPr>
                <w:color w:val="auto"/>
              </w:rPr>
            </w:rPrChange>
          </w:rPr>
          <w:t>-1</w:t>
        </w:r>
        <w:r>
          <w:rPr>
            <w:color w:val="auto"/>
          </w:rPr>
          <w:t>)</w:t>
        </w:r>
      </w:ins>
      <w:ins w:id="354" w:author="Virginia Nichols" w:date="2024-01-17T12:00:00Z">
        <w:r>
          <w:rPr>
            <w:color w:val="auto"/>
          </w:rPr>
          <w:t xml:space="preserve">, and two years (2019, 2020) when there was no yield differential. </w:t>
        </w:r>
      </w:ins>
      <w:ins w:id="355" w:author="Virginia Nichols" w:date="2024-01-17T12:03:00Z">
        <w:r w:rsidR="00622171">
          <w:rPr>
            <w:color w:val="auto"/>
          </w:rPr>
          <w:t xml:space="preserve">While the root distribution measurements (2019, 2020) both occurred in years without a yield differential, </w:t>
        </w:r>
      </w:ins>
      <w:ins w:id="356" w:author="Virginia Nichols" w:date="2024-01-17T12:04:00Z">
        <w:r w:rsidR="00622171">
          <w:rPr>
            <w:color w:val="auto"/>
          </w:rPr>
          <w:t xml:space="preserve">root </w:t>
        </w:r>
      </w:ins>
      <w:ins w:id="357" w:author="Virginia Nichols" w:date="2024-01-17T12:03:00Z">
        <w:r w:rsidR="00622171">
          <w:rPr>
            <w:color w:val="auto"/>
          </w:rPr>
          <w:t xml:space="preserve">measurements taken </w:t>
        </w:r>
      </w:ins>
      <w:ins w:id="358" w:author="Virginia Nichols" w:date="2024-01-17T12:04:00Z">
        <w:r w:rsidR="00622171">
          <w:rPr>
            <w:color w:val="auto"/>
          </w:rPr>
          <w:t xml:space="preserve">at this site in 2009 </w:t>
        </w:r>
      </w:ins>
      <w:ins w:id="359" w:author="Virginia Nichols" w:date="2024-01-17T12:05:00Z">
        <w:r w:rsidR="00622171">
          <w:rPr>
            <w:color w:val="auto"/>
          </w:rPr>
          <w:t xml:space="preserve">likewise showed higher root densities in the short rotation maize in the top 0-10 </w:t>
        </w:r>
      </w:ins>
      <w:ins w:id="360" w:author="Virginia Nichols" w:date="2024-01-17T12:06:00Z">
        <w:r w:rsidR="00622171">
          <w:rPr>
            <w:color w:val="auto"/>
          </w:rPr>
          <w:t xml:space="preserve">cm compared to the extended rotation maize, and </w:t>
        </w:r>
      </w:ins>
      <w:ins w:id="361" w:author="Virginia Nichols" w:date="2024-01-17T12:04:00Z">
        <w:r w:rsidR="00622171">
          <w:rPr>
            <w:color w:val="auto"/>
          </w:rPr>
          <w:t>coincided with a year exhibiting a significant yield differential</w:t>
        </w:r>
      </w:ins>
      <w:ins w:id="362" w:author="Virginia Nichols" w:date="2024-01-17T12:06:00Z">
        <w:r w:rsidR="00622171">
          <w:rPr>
            <w:color w:val="auto"/>
          </w:rPr>
          <w:t xml:space="preserve"> (Lazicki et al. 2016, </w:t>
        </w:r>
        <w:r w:rsidR="00622171" w:rsidRPr="00622171">
          <w:rPr>
            <w:color w:val="auto"/>
            <w:highlight w:val="yellow"/>
            <w:rPrChange w:id="363" w:author="Virginia Nichols" w:date="2024-01-17T12:06:00Z">
              <w:rPr>
                <w:color w:val="auto"/>
              </w:rPr>
            </w:rPrChange>
          </w:rPr>
          <w:t>supplementary figure XX</w:t>
        </w:r>
        <w:r w:rsidR="00622171">
          <w:rPr>
            <w:color w:val="auto"/>
          </w:rPr>
          <w:t>)</w:t>
        </w:r>
      </w:ins>
      <w:ins w:id="364" w:author="Virginia Nichols" w:date="2024-01-17T12:05:00Z">
        <w:r w:rsidR="00622171">
          <w:rPr>
            <w:color w:val="auto"/>
          </w:rPr>
          <w:t>.</w:t>
        </w:r>
      </w:ins>
      <w:ins w:id="365" w:author="Virginia Nichols" w:date="2024-01-17T12:07:00Z">
        <w:r w:rsidR="00622171">
          <w:rPr>
            <w:color w:val="auto"/>
          </w:rPr>
          <w:t xml:space="preserve"> Combined, these data suggest the differences in root distributions and maximum rooting depths are consistent across years.</w:t>
        </w:r>
      </w:ins>
      <w:ins w:id="366" w:author="Virginia Nichols" w:date="2024-01-17T12:08:00Z">
        <w:r w:rsidR="00622171">
          <w:rPr>
            <w:color w:val="auto"/>
          </w:rPr>
          <w:t xml:space="preserve"> </w:t>
        </w:r>
      </w:ins>
      <w:ins w:id="367" w:author="Virginia Nichols" w:date="2024-01-17T12:27:00Z">
        <w:r w:rsidR="00CE047D">
          <w:rPr>
            <w:color w:val="auto"/>
          </w:rPr>
          <w:t>However, the</w:t>
        </w:r>
      </w:ins>
      <w:ins w:id="368" w:author="Virginia Nichols" w:date="2024-01-17T12:00:00Z">
        <w:r w:rsidRPr="00C718B4">
          <w:rPr>
            <w:color w:val="auto"/>
          </w:rPr>
          <w:t xml:space="preserve"> timing of the maize growth advantage</w:t>
        </w:r>
      </w:ins>
      <w:ins w:id="369" w:author="Virginia Nichols" w:date="2024-01-17T12:09:00Z">
        <w:r w:rsidR="00622171">
          <w:rPr>
            <w:color w:val="auto"/>
          </w:rPr>
          <w:t>, when it occurred,</w:t>
        </w:r>
      </w:ins>
      <w:ins w:id="370" w:author="Virginia Nichols" w:date="2024-01-17T12:00:00Z">
        <w:r w:rsidRPr="00C718B4">
          <w:rPr>
            <w:color w:val="auto"/>
          </w:rPr>
          <w:t xml:space="preserve"> was not consistent across years (Table 3)</w:t>
        </w:r>
      </w:ins>
      <w:ins w:id="371" w:author="Virginia Nichols" w:date="2024-01-17T12:27:00Z">
        <w:r w:rsidR="00CE047D">
          <w:rPr>
            <w:color w:val="auto"/>
          </w:rPr>
          <w:t xml:space="preserve">. This </w:t>
        </w:r>
      </w:ins>
      <w:ins w:id="372" w:author="Virginia Nichols" w:date="2024-01-17T12:10:00Z">
        <w:r w:rsidR="00622171">
          <w:rPr>
            <w:color w:val="auto"/>
          </w:rPr>
          <w:t>suggest</w:t>
        </w:r>
      </w:ins>
      <w:ins w:id="373" w:author="Virginia Nichols" w:date="2024-01-17T12:27:00Z">
        <w:r w:rsidR="00CE047D">
          <w:rPr>
            <w:color w:val="auto"/>
          </w:rPr>
          <w:t>s</w:t>
        </w:r>
      </w:ins>
      <w:ins w:id="374" w:author="Virginia Nichols" w:date="2024-01-17T12:10:00Z">
        <w:r w:rsidR="00622171">
          <w:rPr>
            <w:color w:val="auto"/>
          </w:rPr>
          <w:t xml:space="preserve"> </w:t>
        </w:r>
      </w:ins>
      <w:ins w:id="375" w:author="Virginia Nichols" w:date="2024-01-17T12:00:00Z">
        <w:r w:rsidRPr="00C718B4">
          <w:rPr>
            <w:color w:val="auto"/>
          </w:rPr>
          <w:t>the ‘</w:t>
        </w:r>
        <w:r>
          <w:rPr>
            <w:color w:val="auto"/>
          </w:rPr>
          <w:t xml:space="preserve">steeper and </w:t>
        </w:r>
        <w:r w:rsidRPr="00C718B4">
          <w:rPr>
            <w:color w:val="auto"/>
          </w:rPr>
          <w:t xml:space="preserve">deeper’ root layout in the </w:t>
        </w:r>
        <w:r>
          <w:rPr>
            <w:color w:val="auto"/>
          </w:rPr>
          <w:t>extended rotation</w:t>
        </w:r>
        <w:r w:rsidRPr="00C718B4">
          <w:rPr>
            <w:color w:val="auto"/>
          </w:rPr>
          <w:t xml:space="preserve"> provided resilience against unfavorable growing conditions, regardless of the timing, leading to increased resource acquisition and significantly higher grain yields in some years.</w:t>
        </w:r>
      </w:ins>
      <w:ins w:id="376" w:author="Virginia Nichols" w:date="2024-01-17T12:28:00Z">
        <w:r w:rsidR="00CE047D">
          <w:rPr>
            <w:color w:val="auto"/>
          </w:rPr>
          <w:t xml:space="preserve"> </w:t>
        </w:r>
      </w:ins>
      <w:del w:id="377" w:author="Virginia Nichols" w:date="2024-01-17T12:09:00Z">
        <w:r w:rsidR="008C4354" w:rsidRPr="00C718B4" w:rsidDel="00622171">
          <w:rPr>
            <w:color w:val="auto"/>
          </w:rPr>
          <w:delText xml:space="preserve">We posit that the investment in roots deeper in the soil profile seen in the </w:delText>
        </w:r>
      </w:del>
      <w:del w:id="378" w:author="Virginia Nichols" w:date="2024-01-17T11:56:00Z">
        <w:r w:rsidR="008C4354" w:rsidRPr="00C718B4" w:rsidDel="009C5888">
          <w:rPr>
            <w:color w:val="auto"/>
          </w:rPr>
          <w:delText>complex system</w:delText>
        </w:r>
      </w:del>
      <w:del w:id="379" w:author="Virginia Nichols" w:date="2024-01-17T12:09:00Z">
        <w:r w:rsidR="008C4354" w:rsidRPr="00C718B4" w:rsidDel="00622171">
          <w:rPr>
            <w:color w:val="auto"/>
          </w:rPr>
          <w:delText xml:space="preserve"> does not guarantee higher maize yields, but rather it increases the likelihood the plant can withstand certain unfavorable growing conditions</w:delText>
        </w:r>
      </w:del>
      <w:r w:rsidR="008C4354" w:rsidRPr="00C718B4">
        <w:rPr>
          <w:color w:val="auto"/>
        </w:rPr>
        <w:t xml:space="preserve">. Our study suggests this is a ‘no-cost’ benefit, as evidenced by the maize grown in the </w:t>
      </w:r>
      <w:del w:id="380" w:author="Virginia Nichols" w:date="2024-01-16T16:03:00Z">
        <w:r w:rsidR="008C4354" w:rsidRPr="00C718B4" w:rsidDel="00EC1E90">
          <w:rPr>
            <w:color w:val="auto"/>
          </w:rPr>
          <w:delText>complex system</w:delText>
        </w:r>
      </w:del>
      <w:ins w:id="381" w:author="Virginia Nichols" w:date="2024-01-16T16:03:00Z">
        <w:r w:rsidR="00EC1E90">
          <w:rPr>
            <w:color w:val="auto"/>
          </w:rPr>
          <w:t xml:space="preserve">extended </w:t>
        </w:r>
        <w:r w:rsidR="00EC1E90">
          <w:rPr>
            <w:color w:val="auto"/>
          </w:rPr>
          <w:lastRenderedPageBreak/>
          <w:t>rotation</w:t>
        </w:r>
      </w:ins>
      <w:r w:rsidR="008C4354" w:rsidRPr="00C718B4">
        <w:rPr>
          <w:color w:val="auto"/>
        </w:rPr>
        <w:t xml:space="preserve"> achieving equal or higher grain yields compared to the maize grown in the </w:t>
      </w:r>
      <w:del w:id="382" w:author="Virginia Nichols" w:date="2024-01-17T12:11:00Z">
        <w:r w:rsidR="008C4354" w:rsidRPr="00C718B4" w:rsidDel="00622171">
          <w:rPr>
            <w:color w:val="auto"/>
          </w:rPr>
          <w:delText>simple system</w:delText>
        </w:r>
      </w:del>
      <w:ins w:id="383" w:author="Virginia Nichols" w:date="2024-01-17T12:11:00Z">
        <w:r w:rsidR="00622171">
          <w:rPr>
            <w:color w:val="auto"/>
          </w:rPr>
          <w:t>short rotation</w:t>
        </w:r>
      </w:ins>
      <w:r w:rsidR="008C4354" w:rsidRPr="00C718B4">
        <w:rPr>
          <w:color w:val="auto"/>
        </w:rPr>
        <w:t xml:space="preserve"> (</w:t>
      </w:r>
      <w:r w:rsidR="008C4354" w:rsidRPr="00C718B4">
        <w:rPr>
          <w:b/>
          <w:bCs/>
          <w:color w:val="auto"/>
        </w:rPr>
        <w:t>Figure 1</w:t>
      </w:r>
      <w:r w:rsidR="008C4354" w:rsidRPr="00C718B4">
        <w:rPr>
          <w:color w:val="auto"/>
        </w:rPr>
        <w:t xml:space="preserve">). While our dataset is not conclusive, it </w:t>
      </w:r>
      <w:del w:id="384" w:author="Virginia Nichols" w:date="2024-01-16T16:03:00Z">
        <w:r w:rsidR="008C4354" w:rsidRPr="00C718B4" w:rsidDel="00EC1E90">
          <w:rPr>
            <w:color w:val="auto"/>
          </w:rPr>
          <w:delText xml:space="preserve">is consistent with our hypotheses and </w:delText>
        </w:r>
      </w:del>
      <w:r w:rsidR="008C4354" w:rsidRPr="00C718B4">
        <w:rPr>
          <w:color w:val="auto"/>
        </w:rPr>
        <w:t xml:space="preserve">provides novel information that enriches our knowledge base on the rotation effect. </w:t>
      </w:r>
    </w:p>
    <w:p w14:paraId="0245BDEF" w14:textId="5EF88499" w:rsidR="00A76821" w:rsidRPr="00C718B4" w:rsidRDefault="00CE047D" w:rsidP="008C4354">
      <w:pPr>
        <w:pStyle w:val="Body"/>
        <w:rPr>
          <w:color w:val="auto"/>
        </w:rPr>
      </w:pPr>
      <w:ins w:id="385" w:author="Virginia Nichols" w:date="2024-01-17T12:30:00Z">
        <w:r w:rsidRPr="00C718B4">
          <w:rPr>
            <w:color w:val="auto"/>
          </w:rPr>
          <w:t xml:space="preserve">While the rotation benefit </w:t>
        </w:r>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w:t>
        </w:r>
      </w:ins>
      <w:ins w:id="386" w:author="Virginia Nichols" w:date="2024-01-17T12:31:00Z">
        <w:r>
          <w:rPr>
            <w:color w:val="auto"/>
          </w:rPr>
          <w:t xml:space="preserve">both the </w:t>
        </w:r>
      </w:ins>
      <w:ins w:id="387" w:author="Virginia Nichols" w:date="2024-01-17T12:30:00Z">
        <w:r>
          <w:rPr>
            <w:color w:val="auto"/>
          </w:rPr>
          <w:t>wettest</w:t>
        </w:r>
        <w:r>
          <w:rPr>
            <w:color w:val="auto"/>
          </w:rPr>
          <w:t xml:space="preserve"> (2018)</w:t>
        </w:r>
        <w:r>
          <w:rPr>
            <w:color w:val="auto"/>
          </w:rPr>
          <w:t xml:space="preserve"> and driest </w:t>
        </w:r>
      </w:ins>
      <w:ins w:id="388" w:author="Virginia Nichols" w:date="2024-01-17T12:31:00Z">
        <w:r>
          <w:rPr>
            <w:color w:val="auto"/>
          </w:rPr>
          <w:t xml:space="preserve">(2013) </w:t>
        </w:r>
      </w:ins>
      <w:ins w:id="389" w:author="Virginia Nichols" w:date="2024-01-17T12:30:00Z">
        <w:r>
          <w:rPr>
            <w:color w:val="auto"/>
          </w:rPr>
          <w:t xml:space="preserve">years. </w:t>
        </w:r>
        <w:r w:rsidRPr="00C718B4">
          <w:rPr>
            <w:color w:val="auto"/>
          </w:rPr>
          <w:t xml:space="preserve">Climate change scenarios project increased occurrences of precipitation extremes (Zhang et al. 2013), suggesting </w:t>
        </w:r>
        <w:r>
          <w:rPr>
            <w:color w:val="auto"/>
          </w:rPr>
          <w:t>extended rotation</w:t>
        </w:r>
        <w:r w:rsidRPr="00C718B4">
          <w:rPr>
            <w:color w:val="auto"/>
          </w:rPr>
          <w:t>s may play an important role in building cropping system resilience to climate change.</w:t>
        </w:r>
      </w:ins>
      <w:ins w:id="390" w:author="Virginia Nichols" w:date="2024-01-17T12:32:00Z">
        <w:r>
          <w:rPr>
            <w:color w:val="auto"/>
          </w:rPr>
          <w:t xml:space="preserve"> </w:t>
        </w:r>
      </w:ins>
      <w:r w:rsidR="00A76821" w:rsidRPr="00C718B4">
        <w:rPr>
          <w:color w:val="auto"/>
        </w:rPr>
        <w:t>The maximum rooting depths</w:t>
      </w:r>
      <w:r w:rsidR="006B2845" w:rsidRPr="00C718B4">
        <w:rPr>
          <w:color w:val="auto"/>
        </w:rPr>
        <w:t xml:space="preserve"> in 2018 were shallow (~50 cm) due to an extremely wet year</w:t>
      </w:r>
      <w:ins w:id="391" w:author="Virginia Nichols" w:date="2024-01-17T12:32:00Z">
        <w:r w:rsidR="00B01A4A">
          <w:rPr>
            <w:color w:val="auto"/>
          </w:rPr>
          <w:t xml:space="preserve"> that caused</w:t>
        </w:r>
      </w:ins>
      <w:del w:id="392" w:author="Virginia Nichols" w:date="2024-01-17T12:32:00Z">
        <w:r w:rsidR="006B2845" w:rsidRPr="00C718B4" w:rsidDel="00B01A4A">
          <w:rPr>
            <w:color w:val="auto"/>
          </w:rPr>
          <w:delText xml:space="preserve"> with</w:delText>
        </w:r>
      </w:del>
      <w:r w:rsidR="006B2845" w:rsidRPr="00C718B4">
        <w:rPr>
          <w:color w:val="auto"/>
        </w:rPr>
        <w:t xml:space="preserve"> consistently </w:t>
      </w:r>
      <w:r w:rsidR="00592A9F" w:rsidRPr="00C718B4">
        <w:rPr>
          <w:color w:val="auto"/>
        </w:rPr>
        <w:t>shallow</w:t>
      </w:r>
      <w:r w:rsidR="006B2845" w:rsidRPr="00C718B4">
        <w:rPr>
          <w:color w:val="auto"/>
        </w:rPr>
        <w:t xml:space="preserve"> water tables as documented at a nearby experimental site (Ebrahimi et al. 2019). Even under those conditions, the maize grown in the </w:t>
      </w:r>
      <w:del w:id="393" w:author="Virginia Nichols" w:date="2024-01-11T16:10:00Z">
        <w:r w:rsidR="006B2845" w:rsidRPr="00C718B4" w:rsidDel="00CD0A36">
          <w:rPr>
            <w:color w:val="auto"/>
          </w:rPr>
          <w:delText>complex rotation</w:delText>
        </w:r>
      </w:del>
      <w:ins w:id="394" w:author="Virginia Nichols" w:date="2024-01-11T16:10:00Z">
        <w:r w:rsidR="00CD0A36">
          <w:rPr>
            <w:color w:val="auto"/>
          </w:rPr>
          <w:t>extended rotation</w:t>
        </w:r>
      </w:ins>
      <w:r w:rsidR="006B2845" w:rsidRPr="00C718B4">
        <w:rPr>
          <w:color w:val="auto"/>
        </w:rPr>
        <w:t xml:space="preserve"> had a deeper maximum rooting depth, and the yield differential between the complex and </w:t>
      </w:r>
      <w:del w:id="395" w:author="Virginia Nichols" w:date="2024-01-11T16:11:00Z">
        <w:r w:rsidR="006B2845" w:rsidRPr="00C718B4" w:rsidDel="00CD0A36">
          <w:rPr>
            <w:color w:val="auto"/>
          </w:rPr>
          <w:delText>simple rotation</w:delText>
        </w:r>
      </w:del>
      <w:ins w:id="396" w:author="Virginia Nichols" w:date="2024-01-11T16:11:00Z">
        <w:r w:rsidR="00CD0A36">
          <w:rPr>
            <w:color w:val="auto"/>
          </w:rPr>
          <w:t>short rotation</w:t>
        </w:r>
      </w:ins>
      <w:r w:rsidR="006B2845" w:rsidRPr="00C718B4">
        <w:rPr>
          <w:color w:val="auto"/>
        </w:rPr>
        <w:t xml:space="preserve"> maize was the highest recorded from 2013-2020 (</w:t>
      </w:r>
      <w:r w:rsidR="006B2845" w:rsidRPr="00CE047D">
        <w:rPr>
          <w:b/>
          <w:bCs/>
          <w:color w:val="auto"/>
          <w:rPrChange w:id="397" w:author="Virginia Nichols" w:date="2024-01-17T12:28:00Z">
            <w:rPr>
              <w:color w:val="auto"/>
            </w:rPr>
          </w:rPrChange>
        </w:rPr>
        <w:t>Figure 1</w:t>
      </w:r>
      <w:r w:rsidR="006B2845" w:rsidRPr="00C718B4">
        <w:rPr>
          <w:color w:val="auto"/>
        </w:rPr>
        <w:t xml:space="preserve">; </w:t>
      </w:r>
      <w:r w:rsidR="006B2845" w:rsidRPr="00CE047D">
        <w:rPr>
          <w:b/>
          <w:bCs/>
          <w:color w:val="auto"/>
          <w:rPrChange w:id="398" w:author="Virginia Nichols" w:date="2024-01-17T12:28:00Z">
            <w:rPr>
              <w:color w:val="auto"/>
            </w:rPr>
          </w:rPrChange>
        </w:rPr>
        <w:t>Table 2</w:t>
      </w:r>
      <w:r w:rsidR="006B2845" w:rsidRPr="00C718B4">
        <w:rPr>
          <w:color w:val="auto"/>
        </w:rPr>
        <w:t>).</w:t>
      </w:r>
      <w:r w:rsidR="000A783B" w:rsidRPr="00C718B4">
        <w:rPr>
          <w:color w:val="auto"/>
        </w:rPr>
        <w:t xml:space="preserve"> </w:t>
      </w:r>
      <w:bookmarkStart w:id="399" w:name="_Hlk156383348"/>
      <w:del w:id="400" w:author="Virginia Nichols" w:date="2024-01-17T12:29:00Z">
        <w:r w:rsidR="000A783B" w:rsidRPr="00C718B4" w:rsidDel="00CE047D">
          <w:rPr>
            <w:color w:val="auto"/>
          </w:rPr>
          <w:delText xml:space="preserve">While the rotation benefit </w:delText>
        </w:r>
      </w:del>
      <w:del w:id="401" w:author="Virginia Nichols" w:date="2024-01-17T12:28:00Z">
        <w:r w:rsidR="000A783B" w:rsidRPr="00C718B4" w:rsidDel="00CE047D">
          <w:rPr>
            <w:color w:val="auto"/>
          </w:rPr>
          <w:delText>i</w:delText>
        </w:r>
      </w:del>
      <w:del w:id="402" w:author="Virginia Nichols" w:date="2024-01-17T12:29:00Z">
        <w:r w:rsidR="000A783B" w:rsidRPr="00C718B4" w:rsidDel="00CE047D">
          <w:rPr>
            <w:color w:val="auto"/>
          </w:rPr>
          <w:delText>s realized in a range of weather conditions (</w:delText>
        </w:r>
        <w:r w:rsidR="000A783B" w:rsidRPr="00CE047D" w:rsidDel="00CE047D">
          <w:rPr>
            <w:b/>
            <w:bCs/>
            <w:color w:val="auto"/>
            <w:rPrChange w:id="403" w:author="Virginia Nichols" w:date="2024-01-17T12:28:00Z">
              <w:rPr>
                <w:color w:val="auto"/>
              </w:rPr>
            </w:rPrChange>
          </w:rPr>
          <w:delText>Figure 1</w:delText>
        </w:r>
        <w:r w:rsidR="000A783B" w:rsidRPr="00C718B4" w:rsidDel="00CE047D">
          <w:rPr>
            <w:color w:val="auto"/>
          </w:rPr>
          <w:delText xml:space="preserve">), it </w:delText>
        </w:r>
      </w:del>
      <w:bookmarkEnd w:id="399"/>
      <w:del w:id="404" w:author="Virginia Nichols" w:date="2024-01-17T11:28:00Z">
        <w:r w:rsidR="000A783B" w:rsidRPr="00C718B4" w:rsidDel="00D80F2A">
          <w:rPr>
            <w:color w:val="auto"/>
          </w:rPr>
          <w:delText xml:space="preserve">trends towards being maximized in </w:delText>
        </w:r>
      </w:del>
      <w:del w:id="405" w:author="Virginia Nichols" w:date="2024-01-17T11:26:00Z">
        <w:r w:rsidR="000A783B" w:rsidRPr="00C718B4" w:rsidDel="00D80F2A">
          <w:rPr>
            <w:color w:val="auto"/>
          </w:rPr>
          <w:delText>‘extreme’</w:delText>
        </w:r>
      </w:del>
      <w:del w:id="406" w:author="Virginia Nichols" w:date="2024-01-17T11:28:00Z">
        <w:r w:rsidR="000A783B" w:rsidRPr="00C718B4" w:rsidDel="00D80F2A">
          <w:rPr>
            <w:color w:val="auto"/>
          </w:rPr>
          <w:delText xml:space="preserve"> precipitation years. </w:delText>
        </w:r>
      </w:del>
      <w:del w:id="407" w:author="Virginia Nichols" w:date="2024-01-17T12:29:00Z">
        <w:r w:rsidR="00C109B8" w:rsidRPr="00C718B4" w:rsidDel="00CE047D">
          <w:rPr>
            <w:color w:val="auto"/>
          </w:rPr>
          <w:delText>C</w:delText>
        </w:r>
        <w:r w:rsidR="000A783B" w:rsidRPr="00C718B4" w:rsidDel="00CE047D">
          <w:rPr>
            <w:color w:val="auto"/>
          </w:rPr>
          <w:delText xml:space="preserve">limate change scenarios project increased occurrences of </w:delText>
        </w:r>
        <w:r w:rsidR="00C109B8" w:rsidRPr="00C718B4" w:rsidDel="00CE047D">
          <w:rPr>
            <w:color w:val="auto"/>
          </w:rPr>
          <w:delText>precipitation extremes</w:delText>
        </w:r>
        <w:r w:rsidR="000A783B" w:rsidRPr="00C718B4" w:rsidDel="00CE047D">
          <w:rPr>
            <w:color w:val="auto"/>
          </w:rPr>
          <w:delText xml:space="preserve"> (</w:delText>
        </w:r>
        <w:r w:rsidR="00C109B8" w:rsidRPr="00C718B4" w:rsidDel="00CE047D">
          <w:rPr>
            <w:color w:val="auto"/>
          </w:rPr>
          <w:delText xml:space="preserve">Zhang et al. 2013), </w:delText>
        </w:r>
        <w:r w:rsidR="000A783B" w:rsidRPr="00C718B4" w:rsidDel="00CE047D">
          <w:rPr>
            <w:color w:val="auto"/>
          </w:rPr>
          <w:delText>suggest</w:delText>
        </w:r>
        <w:r w:rsidR="00C109B8" w:rsidRPr="00C718B4" w:rsidDel="00CE047D">
          <w:rPr>
            <w:color w:val="auto"/>
          </w:rPr>
          <w:delText>ing</w:delText>
        </w:r>
        <w:r w:rsidR="000A783B" w:rsidRPr="00C718B4" w:rsidDel="00CE047D">
          <w:rPr>
            <w:color w:val="auto"/>
          </w:rPr>
          <w:delText xml:space="preserve"> </w:delText>
        </w:r>
      </w:del>
      <w:del w:id="408" w:author="Virginia Nichols" w:date="2024-01-11T16:10:00Z">
        <w:r w:rsidR="000A783B" w:rsidRPr="00C718B4" w:rsidDel="00CD0A36">
          <w:rPr>
            <w:color w:val="auto"/>
          </w:rPr>
          <w:delText>complex rotation</w:delText>
        </w:r>
      </w:del>
      <w:del w:id="409" w:author="Virginia Nichols" w:date="2024-01-17T12:29:00Z">
        <w:r w:rsidR="000A783B" w:rsidRPr="00C718B4" w:rsidDel="00CE047D">
          <w:rPr>
            <w:color w:val="auto"/>
          </w:rPr>
          <w:delText xml:space="preserve">s may play an important role in building cropping system resilience to climate change. </w:delText>
        </w:r>
      </w:del>
      <w:r w:rsidR="006B2845" w:rsidRPr="00C718B4">
        <w:rPr>
          <w:color w:val="auto"/>
        </w:rPr>
        <w:t>In 2019 and 2020</w:t>
      </w:r>
      <w:ins w:id="410" w:author="Virginia Nichols" w:date="2024-01-17T11:36:00Z">
        <w:r w:rsidR="00D80F2A">
          <w:rPr>
            <w:color w:val="auto"/>
          </w:rPr>
          <w:t xml:space="preserve">, years with </w:t>
        </w:r>
      </w:ins>
      <w:ins w:id="411" w:author="Virginia Nichols" w:date="2024-01-17T11:37:00Z">
        <w:r w:rsidR="00D80F2A">
          <w:rPr>
            <w:color w:val="auto"/>
          </w:rPr>
          <w:t>more average amounts of precipitation</w:t>
        </w:r>
      </w:ins>
      <w:r w:rsidR="006B2845" w:rsidRPr="00C718B4">
        <w:rPr>
          <w:color w:val="auto"/>
        </w:rPr>
        <w:t>, the maximum rooting depths were</w:t>
      </w:r>
      <w:r w:rsidR="00A76821" w:rsidRPr="00C718B4">
        <w:rPr>
          <w:color w:val="auto"/>
        </w:rPr>
        <w:t xml:space="preserve"> consistent with the ranges found by Ord</w:t>
      </w:r>
      <w:r w:rsidR="001747BE" w:rsidRPr="00C718B4">
        <w:rPr>
          <w:color w:val="auto"/>
        </w:rPr>
        <w:t>óñ</w:t>
      </w:r>
      <w:r w:rsidR="00A76821" w:rsidRPr="00C718B4">
        <w:rPr>
          <w:color w:val="auto"/>
        </w:rPr>
        <w:t>ez et al. (2018) across 10 site-years in Iowa</w:t>
      </w:r>
      <w:r w:rsidR="006B2845" w:rsidRPr="00C718B4">
        <w:rPr>
          <w:color w:val="auto"/>
        </w:rPr>
        <w:t xml:space="preserve">, with the maize in the </w:t>
      </w:r>
      <w:del w:id="412" w:author="Virginia Nichols" w:date="2024-01-11T16:10:00Z">
        <w:r w:rsidR="006B2845" w:rsidRPr="00C718B4" w:rsidDel="00CD0A36">
          <w:rPr>
            <w:color w:val="auto"/>
          </w:rPr>
          <w:delText>complex rotation</w:delText>
        </w:r>
      </w:del>
      <w:ins w:id="413" w:author="Virginia Nichols" w:date="2024-01-11T16:10:00Z">
        <w:r w:rsidR="00CD0A36">
          <w:rPr>
            <w:color w:val="auto"/>
          </w:rPr>
          <w:t>extended rotation</w:t>
        </w:r>
      </w:ins>
      <w:r w:rsidR="006B2845" w:rsidRPr="00C718B4">
        <w:rPr>
          <w:color w:val="auto"/>
        </w:rPr>
        <w:t xml:space="preserve"> again achieving a deeper maximum rooting depth</w:t>
      </w:r>
      <w:ins w:id="414" w:author="Virginia Nichols" w:date="2024-01-17T11:37:00Z">
        <w:r w:rsidR="00D80F2A">
          <w:rPr>
            <w:color w:val="auto"/>
          </w:rPr>
          <w:t xml:space="preserve"> in both of those years</w:t>
        </w:r>
      </w:ins>
      <w:r w:rsidR="006B2845" w:rsidRPr="00C718B4">
        <w:rPr>
          <w:color w:val="auto"/>
        </w:rPr>
        <w:t xml:space="preserve">.  </w:t>
      </w:r>
    </w:p>
    <w:p w14:paraId="38E1C14B" w14:textId="77777777" w:rsidR="00B01A4A" w:rsidRDefault="008C4354" w:rsidP="008C4354">
      <w:pPr>
        <w:pStyle w:val="Body"/>
        <w:rPr>
          <w:ins w:id="415" w:author="Virginia Nichols" w:date="2024-01-17T12:35:00Z"/>
          <w:color w:val="auto"/>
        </w:rPr>
      </w:pPr>
      <w:del w:id="416" w:author="Virginia Nichols" w:date="2024-01-17T12:33:00Z">
        <w:r w:rsidRPr="00C718B4" w:rsidDel="00B01A4A">
          <w:rPr>
            <w:color w:val="auto"/>
          </w:rPr>
          <w:delText xml:space="preserve">The distribution of root mass in the two rotation systems differed, </w:delText>
        </w:r>
      </w:del>
      <w:del w:id="417" w:author="Virginia Nichols" w:date="2024-01-17T11:38:00Z">
        <w:r w:rsidRPr="00C718B4" w:rsidDel="00D80F2A">
          <w:rPr>
            <w:color w:val="auto"/>
          </w:rPr>
          <w:delText xml:space="preserve">as did the total root mass added. </w:delText>
        </w:r>
      </w:del>
      <w:del w:id="418" w:author="Virginia Nichols" w:date="2024-01-17T12:33:00Z">
        <w:r w:rsidRPr="00C718B4" w:rsidDel="00B01A4A">
          <w:rPr>
            <w:color w:val="auto"/>
          </w:rPr>
          <w:delText xml:space="preserve">The maize grown in the </w:delText>
        </w:r>
      </w:del>
      <w:del w:id="419" w:author="Virginia Nichols" w:date="2024-01-11T16:11:00Z">
        <w:r w:rsidRPr="00C718B4" w:rsidDel="00CD0A36">
          <w:rPr>
            <w:color w:val="auto"/>
          </w:rPr>
          <w:delText>simple rotation</w:delText>
        </w:r>
      </w:del>
      <w:del w:id="420" w:author="Virginia Nichols" w:date="2024-01-17T12:33:00Z">
        <w:r w:rsidRPr="00C718B4" w:rsidDel="00B01A4A">
          <w:rPr>
            <w:color w:val="auto"/>
          </w:rPr>
          <w:delText xml:space="preserve"> added more root mass in the 0-15 cm depth </w:delText>
        </w:r>
        <w:r w:rsidRPr="00C718B4" w:rsidDel="00B01A4A">
          <w:rPr>
            <w:color w:val="auto"/>
          </w:rPr>
          <w:lastRenderedPageBreak/>
          <w:delText xml:space="preserve">compared to the maize in the </w:delText>
        </w:r>
      </w:del>
      <w:del w:id="421" w:author="Virginia Nichols" w:date="2024-01-11T16:10:00Z">
        <w:r w:rsidRPr="00C718B4" w:rsidDel="00CD0A36">
          <w:rPr>
            <w:color w:val="auto"/>
          </w:rPr>
          <w:delText>complex rotation</w:delText>
        </w:r>
      </w:del>
      <w:del w:id="422" w:author="Virginia Nichols" w:date="2024-01-17T12:13:00Z">
        <w:r w:rsidRPr="00C718B4" w:rsidDel="00804554">
          <w:rPr>
            <w:color w:val="auto"/>
          </w:rPr>
          <w:delText>, but below 15 cm there was no difference in the added root mass (</w:delText>
        </w:r>
        <w:r w:rsidRPr="00C718B4" w:rsidDel="00804554">
          <w:rPr>
            <w:b/>
            <w:bCs/>
            <w:color w:val="auto"/>
          </w:rPr>
          <w:delText>Figure 3</w:delText>
        </w:r>
        <w:r w:rsidRPr="00C718B4" w:rsidDel="00804554">
          <w:rPr>
            <w:color w:val="auto"/>
          </w:rPr>
          <w:delText xml:space="preserve">). </w:delText>
        </w:r>
      </w:del>
      <w:r w:rsidRPr="00C718B4">
        <w:rPr>
          <w:color w:val="auto"/>
        </w:rPr>
        <w:t xml:space="preserve">Previous work has shown the depth to the water table is associated with differences in maize root distributions (Nichols et al. 2019), </w:t>
      </w:r>
      <w:ins w:id="423" w:author="Virginia Nichols" w:date="2024-01-17T11:45:00Z">
        <w:r w:rsidR="002D5FEB">
          <w:rPr>
            <w:color w:val="auto"/>
          </w:rPr>
          <w:t>and various aspects of the extended rotation have been shown to impact rooting dynamics</w:t>
        </w:r>
      </w:ins>
      <w:ins w:id="424" w:author="Virginia Nichols" w:date="2024-01-17T11:46:00Z">
        <w:r w:rsidR="002D5FEB">
          <w:rPr>
            <w:color w:val="auto"/>
          </w:rPr>
          <w:t xml:space="preserve"> including deeper tillage</w:t>
        </w:r>
      </w:ins>
    </w:p>
    <w:p w14:paraId="6F204EB9" w14:textId="77777777" w:rsidR="00B01A4A" w:rsidRDefault="00B01A4A" w:rsidP="008C4354">
      <w:pPr>
        <w:pStyle w:val="Body"/>
        <w:rPr>
          <w:ins w:id="425" w:author="Virginia Nichols" w:date="2024-01-17T12:35:00Z"/>
          <w:color w:val="auto"/>
        </w:rPr>
      </w:pPr>
    </w:p>
    <w:p w14:paraId="609789DB" w14:textId="61B1D224" w:rsidR="008C4354" w:rsidRPr="00C718B4" w:rsidRDefault="00B01A4A" w:rsidP="008C4354">
      <w:pPr>
        <w:pStyle w:val="Body"/>
        <w:rPr>
          <w:color w:val="auto"/>
        </w:rPr>
      </w:pPr>
      <w:ins w:id="426" w:author="Virginia Nichols" w:date="2024-01-17T12:35:00Z">
        <w:r>
          <w:rPr>
            <w:color w:val="auto"/>
          </w:rPr>
          <w:t xml:space="preserve">However, </w:t>
        </w:r>
      </w:ins>
      <w:del w:id="427" w:author="Virginia Nichols" w:date="2024-01-17T12:35:00Z">
        <w:r w:rsidR="008C4354" w:rsidRPr="00C718B4" w:rsidDel="00B01A4A">
          <w:rPr>
            <w:color w:val="auto"/>
          </w:rPr>
          <w:delText xml:space="preserve">but </w:delText>
        </w:r>
      </w:del>
      <w:r w:rsidR="008C4354" w:rsidRPr="00C718B4">
        <w:rPr>
          <w:color w:val="auto"/>
        </w:rPr>
        <w:t xml:space="preserve">to our knowledge there </w:t>
      </w:r>
      <w:r w:rsidR="00942C7D" w:rsidRPr="00C718B4">
        <w:rPr>
          <w:color w:val="auto"/>
        </w:rPr>
        <w:t xml:space="preserve">are </w:t>
      </w:r>
      <w:r w:rsidR="008C4354" w:rsidRPr="00C718B4">
        <w:rPr>
          <w:color w:val="auto"/>
        </w:rPr>
        <w:t>no reports of cropping system histories affecting maize root</w:t>
      </w:r>
      <w:del w:id="428" w:author="Virginia Nichols" w:date="2024-01-17T12:35:00Z">
        <w:r w:rsidR="008C4354" w:rsidRPr="00C718B4" w:rsidDel="00B01A4A">
          <w:rPr>
            <w:color w:val="auto"/>
          </w:rPr>
          <w:delText xml:space="preserve"> distributions</w:delText>
        </w:r>
      </w:del>
      <w:ins w:id="429" w:author="Virginia Nichols" w:date="2024-01-17T12:35:00Z">
        <w:r>
          <w:rPr>
            <w:color w:val="auto"/>
          </w:rPr>
          <w:t>ing depths</w:t>
        </w:r>
      </w:ins>
      <w:r w:rsidR="008C4354" w:rsidRPr="00C718B4">
        <w:rPr>
          <w:color w:val="auto"/>
        </w:rPr>
        <w:t xml:space="preserve">. In the present study, we measured water table heights in two plots in 2019 (unpublished data) and found the rotation treatment had no discernible </w:t>
      </w:r>
      <w:r w:rsidR="00942C7D" w:rsidRPr="00C718B4">
        <w:rPr>
          <w:color w:val="auto"/>
        </w:rPr>
        <w:t>e</w:t>
      </w:r>
      <w:r w:rsidR="008C4354" w:rsidRPr="00C718B4">
        <w:rPr>
          <w:color w:val="auto"/>
        </w:rPr>
        <w:t xml:space="preserve">ffect on water table dynamics, indicating the differences in root distributions between the treatments were not due to differences in the depth to the water table. In addition to adding less root mass to the shallow soil profile (0-15 cm), maize grown in the </w:t>
      </w:r>
      <w:del w:id="430" w:author="Virginia Nichols" w:date="2024-01-11T16:10:00Z">
        <w:r w:rsidR="008C4354" w:rsidRPr="00C718B4" w:rsidDel="00CD0A36">
          <w:rPr>
            <w:color w:val="auto"/>
          </w:rPr>
          <w:delText>complex rotation</w:delText>
        </w:r>
      </w:del>
      <w:ins w:id="431" w:author="Virginia Nichols" w:date="2024-01-11T16:10:00Z">
        <w:r w:rsidR="00CD0A36">
          <w:rPr>
            <w:color w:val="auto"/>
          </w:rPr>
          <w:t>extended rotation</w:t>
        </w:r>
      </w:ins>
      <w:r w:rsidR="008C4354" w:rsidRPr="00C718B4">
        <w:rPr>
          <w:color w:val="auto"/>
        </w:rPr>
        <w:t xml:space="preserve"> achieved a deeper maximum rooting depth in all three years of measurement, which covered widely ranging environmental conditions (</w:t>
      </w:r>
      <w:r w:rsidR="008C4354" w:rsidRPr="00C718B4">
        <w:rPr>
          <w:b/>
          <w:bCs/>
          <w:color w:val="auto"/>
        </w:rPr>
        <w:t>Figure 1</w:t>
      </w:r>
      <w:r w:rsidR="008C4354" w:rsidRPr="00C718B4">
        <w:rPr>
          <w:color w:val="auto"/>
        </w:rPr>
        <w:t>).</w:t>
      </w:r>
    </w:p>
    <w:p w14:paraId="30909018" w14:textId="3B7AA163" w:rsidR="008C4354" w:rsidRPr="00C718B4" w:rsidRDefault="008C4354" w:rsidP="008C4354">
      <w:pPr>
        <w:pStyle w:val="Body"/>
        <w:rPr>
          <w:color w:val="auto"/>
        </w:rPr>
      </w:pPr>
      <w:r w:rsidRPr="00C718B4">
        <w:rPr>
          <w:color w:val="auto"/>
        </w:rPr>
        <w:t xml:space="preserve">Across the entire 0-60 cm soil profile, the investment in total maize root mass was greater in the </w:t>
      </w:r>
      <w:del w:id="432" w:author="Virginia Nichols" w:date="2024-01-11T16:11:00Z">
        <w:r w:rsidRPr="00C718B4" w:rsidDel="00CD0A36">
          <w:rPr>
            <w:color w:val="auto"/>
          </w:rPr>
          <w:delText>simple rotation</w:delText>
        </w:r>
      </w:del>
      <w:ins w:id="433" w:author="Virginia Nichols" w:date="2024-01-11T16:11:00Z">
        <w:r w:rsidR="00CD0A36">
          <w:rPr>
            <w:color w:val="auto"/>
          </w:rPr>
          <w:t>short rotation</w:t>
        </w:r>
      </w:ins>
      <w:r w:rsidRPr="00C718B4">
        <w:rPr>
          <w:color w:val="auto"/>
        </w:rPr>
        <w:t xml:space="preserve"> than in the more </w:t>
      </w:r>
      <w:del w:id="434" w:author="Virginia Nichols" w:date="2024-01-11T16:10:00Z">
        <w:r w:rsidRPr="00C718B4" w:rsidDel="00CD0A36">
          <w:rPr>
            <w:color w:val="auto"/>
          </w:rPr>
          <w:delText>complex rotation</w:delText>
        </w:r>
      </w:del>
      <w:ins w:id="435" w:author="Virginia Nichols" w:date="2024-01-11T16:10:00Z">
        <w:r w:rsidR="00CD0A36">
          <w:rPr>
            <w:color w:val="auto"/>
          </w:rPr>
          <w:t>extended rotation</w:t>
        </w:r>
      </w:ins>
      <w:r w:rsidRPr="00C718B4">
        <w:rPr>
          <w:color w:val="auto"/>
        </w:rPr>
        <w:t xml:space="preserve">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consistent characteristics of maize grown in the more </w:t>
      </w:r>
      <w:del w:id="436" w:author="Virginia Nichols" w:date="2024-01-11T16:10:00Z">
        <w:r w:rsidRPr="00C718B4" w:rsidDel="00CD0A36">
          <w:rPr>
            <w:color w:val="auto"/>
          </w:rPr>
          <w:delText>complex rotation</w:delText>
        </w:r>
      </w:del>
      <w:ins w:id="437" w:author="Virginia Nichols" w:date="2024-01-11T16:10:00Z">
        <w:r w:rsidR="00CD0A36">
          <w:rPr>
            <w:color w:val="auto"/>
          </w:rPr>
          <w:t>extended rotation</w:t>
        </w:r>
      </w:ins>
      <w:r w:rsidRPr="00C718B4">
        <w:rPr>
          <w:color w:val="auto"/>
        </w:rPr>
        <w:t xml:space="preserve">,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xml:space="preserve">, and the fact that the </w:t>
      </w:r>
      <w:del w:id="438" w:author="Virginia Nichols" w:date="2024-01-11T16:10:00Z">
        <w:r w:rsidR="006E7291" w:rsidDel="00CD0A36">
          <w:rPr>
            <w:color w:val="auto"/>
          </w:rPr>
          <w:delText>complex rotation</w:delText>
        </w:r>
      </w:del>
      <w:ins w:id="439" w:author="Virginia Nichols" w:date="2024-01-11T16:10:00Z">
        <w:r w:rsidR="00CD0A36">
          <w:rPr>
            <w:color w:val="auto"/>
          </w:rPr>
          <w:t>extended rotation</w:t>
        </w:r>
      </w:ins>
      <w:r w:rsidR="006E7291">
        <w:rPr>
          <w:color w:val="auto"/>
        </w:rPr>
        <w:t xml:space="preserve"> did not have higher grain yields compared to the </w:t>
      </w:r>
      <w:del w:id="440" w:author="Virginia Nichols" w:date="2024-01-11T16:11:00Z">
        <w:r w:rsidR="006E7291" w:rsidDel="00CD0A36">
          <w:rPr>
            <w:color w:val="auto"/>
          </w:rPr>
          <w:delText>simple rotation</w:delText>
        </w:r>
      </w:del>
      <w:ins w:id="441" w:author="Virginia Nichols" w:date="2024-01-11T16:11:00Z">
        <w:r w:rsidR="00CD0A36">
          <w:rPr>
            <w:color w:val="auto"/>
          </w:rPr>
          <w:t>short rotation</w:t>
        </w:r>
      </w:ins>
      <w:r w:rsidR="006E7291">
        <w:rPr>
          <w:color w:val="auto"/>
        </w:rPr>
        <w:t xml:space="preserve"> in every year (Table 3)</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w:t>
      </w:r>
      <w:r w:rsidR="002503E6" w:rsidRPr="00C718B4">
        <w:rPr>
          <w:color w:val="auto"/>
        </w:rPr>
        <w:lastRenderedPageBreak/>
        <w:t>root layout may provide the plant with greater nitrogen uptake (Osterholz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1E7F8B66" w:rsidR="003E242C" w:rsidRPr="00C718B4" w:rsidRDefault="008C4354" w:rsidP="00596D5E">
      <w:pPr>
        <w:pStyle w:val="Body"/>
        <w:rPr>
          <w:color w:val="auto"/>
        </w:rPr>
      </w:pPr>
      <w:r w:rsidRPr="00C718B4">
        <w:rPr>
          <w:color w:val="auto"/>
        </w:rPr>
        <w:t xml:space="preserve">The causes for the deeper and </w:t>
      </w:r>
      <w:del w:id="442" w:author="Virginia Nichols" w:date="2024-01-17T12:36:00Z">
        <w:r w:rsidRPr="00C718B4" w:rsidDel="00B01A4A">
          <w:rPr>
            <w:color w:val="auto"/>
          </w:rPr>
          <w:delText xml:space="preserve">cheaper </w:delText>
        </w:r>
      </w:del>
      <w:ins w:id="443" w:author="Virginia Nichols" w:date="2024-01-17T12:36:00Z">
        <w:r w:rsidR="00B01A4A">
          <w:rPr>
            <w:color w:val="auto"/>
          </w:rPr>
          <w:t>steeper</w:t>
        </w:r>
        <w:r w:rsidR="00B01A4A" w:rsidRPr="00C718B4">
          <w:rPr>
            <w:color w:val="auto"/>
          </w:rPr>
          <w:t xml:space="preserve"> </w:t>
        </w:r>
      </w:ins>
      <w:r w:rsidRPr="00C718B4">
        <w:rPr>
          <w:color w:val="auto"/>
        </w:rPr>
        <w:t xml:space="preserve">root investments in the </w:t>
      </w:r>
      <w:del w:id="444" w:author="Virginia Nichols" w:date="2024-01-11T16:10:00Z">
        <w:r w:rsidRPr="00C718B4" w:rsidDel="00CD0A36">
          <w:rPr>
            <w:color w:val="auto"/>
          </w:rPr>
          <w:delText>complex rotation</w:delText>
        </w:r>
      </w:del>
      <w:ins w:id="445" w:author="Virginia Nichols" w:date="2024-01-11T16:10:00Z">
        <w:r w:rsidR="00CD0A36">
          <w:rPr>
            <w:color w:val="auto"/>
          </w:rPr>
          <w:t>extended rotation</w:t>
        </w:r>
      </w:ins>
      <w:r w:rsidRPr="00C718B4">
        <w:rPr>
          <w:color w:val="auto"/>
        </w:rPr>
        <w:t xml:space="preserve">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(Rasse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alfalfa roots can increase soil water infiltration (Guo et al. 2019), which could lead to better drainage and contribute to the lower soil moisture levels seen in the </w:t>
      </w:r>
      <w:del w:id="446" w:author="Virginia Nichols" w:date="2024-01-11T16:10:00Z">
        <w:r w:rsidR="00596D5E" w:rsidRPr="00C718B4" w:rsidDel="00CD0A36">
          <w:rPr>
            <w:color w:val="auto"/>
          </w:rPr>
          <w:delText>complex rotation</w:delText>
        </w:r>
      </w:del>
      <w:ins w:id="447" w:author="Virginia Nichols" w:date="2024-01-11T16:10:00Z">
        <w:r w:rsidR="00CD0A36">
          <w:rPr>
            <w:color w:val="auto"/>
          </w:rPr>
          <w:t>extended rotation</w:t>
        </w:r>
      </w:ins>
      <w:r w:rsidR="00596D5E" w:rsidRPr="00C718B4">
        <w:rPr>
          <w:color w:val="auto"/>
        </w:rPr>
        <w:t xml:space="preserve"> early in the season. </w:t>
      </w:r>
    </w:p>
    <w:p w14:paraId="08E1FBD9" w14:textId="65214B73"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 xml:space="preserve">The </w:t>
      </w:r>
      <w:del w:id="448" w:author="Virginia Nichols" w:date="2024-01-11T16:10:00Z">
        <w:r w:rsidR="008C4354" w:rsidRPr="00C718B4" w:rsidDel="00CD0A36">
          <w:rPr>
            <w:color w:val="auto"/>
          </w:rPr>
          <w:delText>complex rotation</w:delText>
        </w:r>
      </w:del>
      <w:ins w:id="449" w:author="Virginia Nichols" w:date="2024-01-11T16:10:00Z">
        <w:r w:rsidR="00CD0A36">
          <w:rPr>
            <w:color w:val="auto"/>
          </w:rPr>
          <w:t>extended rotation</w:t>
        </w:r>
      </w:ins>
      <w:r w:rsidR="008C4354" w:rsidRPr="00C718B4">
        <w:rPr>
          <w:color w:val="auto"/>
        </w:rPr>
        <w:t xml:space="preserve"> may have caused reduced soil bulk density due to moldboard plowing of the alfalfa crop during the fall prior to maize planting as well as greater particulate organic matter from manure additions (</w:t>
      </w:r>
      <w:r w:rsidR="00942C7D" w:rsidRPr="00C718B4">
        <w:rPr>
          <w:color w:val="auto"/>
        </w:rPr>
        <w:t xml:space="preserve">Lazicki et al. 2016; </w:t>
      </w:r>
      <w:r w:rsidR="008C4354" w:rsidRPr="00C718B4">
        <w:rPr>
          <w:color w:val="auto"/>
        </w:rPr>
        <w:t xml:space="preserve">Poffenbarger et al. 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w:t>
      </w:r>
      <w:r w:rsidR="00F35C65" w:rsidRPr="00C718B4">
        <w:rPr>
          <w:color w:val="auto"/>
        </w:rPr>
        <w:lastRenderedPageBreak/>
        <w:t>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6A8E1FB0"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 xml:space="preserve">ower resistances could be indicative of better aeration, and possibly better water drainage or higher water uptake by the plants. Indeed, the soil water profiles showed drier soils after planting in the </w:t>
      </w:r>
      <w:del w:id="450" w:author="Virginia Nichols" w:date="2024-01-11T16:10:00Z">
        <w:r w:rsidR="008C4354" w:rsidRPr="00C718B4" w:rsidDel="00CD0A36">
          <w:rPr>
            <w:color w:val="auto"/>
          </w:rPr>
          <w:delText>complex</w:delText>
        </w:r>
        <w:r w:rsidRPr="00C718B4" w:rsidDel="00CD0A36">
          <w:rPr>
            <w:color w:val="auto"/>
          </w:rPr>
          <w:delText xml:space="preserve"> </w:delText>
        </w:r>
        <w:r w:rsidR="008C4354" w:rsidRPr="00C718B4" w:rsidDel="00CD0A36">
          <w:rPr>
            <w:color w:val="auto"/>
          </w:rPr>
          <w:delText>rotation</w:delText>
        </w:r>
      </w:del>
      <w:ins w:id="451" w:author="Virginia Nichols" w:date="2024-01-11T16:10:00Z">
        <w:r w:rsidR="00CD0A36">
          <w:rPr>
            <w:color w:val="auto"/>
          </w:rPr>
          <w:t>extended rotation</w:t>
        </w:r>
      </w:ins>
      <w:r w:rsidR="008C4354" w:rsidRPr="00C718B4">
        <w:rPr>
          <w:color w:val="auto"/>
        </w:rPr>
        <w:t xml:space="preserve"> compared to the </w:t>
      </w:r>
      <w:del w:id="452" w:author="Virginia Nichols" w:date="2024-01-11T16:11:00Z">
        <w:r w:rsidR="008C4354" w:rsidRPr="00C718B4" w:rsidDel="00CD0A36">
          <w:rPr>
            <w:color w:val="auto"/>
          </w:rPr>
          <w:delText>simple</w:delText>
        </w:r>
        <w:r w:rsidRPr="00C718B4" w:rsidDel="00CD0A36">
          <w:rPr>
            <w:color w:val="auto"/>
          </w:rPr>
          <w:delText xml:space="preserve"> </w:delText>
        </w:r>
        <w:r w:rsidR="008C4354" w:rsidRPr="00C718B4" w:rsidDel="00CD0A36">
          <w:rPr>
            <w:color w:val="auto"/>
          </w:rPr>
          <w:delText>rotation</w:delText>
        </w:r>
      </w:del>
      <w:ins w:id="453" w:author="Virginia Nichols" w:date="2024-01-11T16:11:00Z">
        <w:r w:rsidR="00CD0A36">
          <w:rPr>
            <w:color w:val="auto"/>
          </w:rPr>
          <w:t>short rotation</w:t>
        </w:r>
      </w:ins>
      <w:r w:rsidR="008C4354" w:rsidRPr="00C718B4">
        <w:rPr>
          <w:color w:val="auto"/>
        </w:rPr>
        <w:t xml:space="preserve">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2016), again suggesting that the root system of maize in the </w:t>
      </w:r>
      <w:del w:id="454" w:author="Virginia Nichols" w:date="2024-01-11T16:10:00Z">
        <w:r w:rsidR="008C4354" w:rsidRPr="00C718B4" w:rsidDel="00CD0A36">
          <w:rPr>
            <w:color w:val="auto"/>
          </w:rPr>
          <w:delText>complex rotation</w:delText>
        </w:r>
      </w:del>
      <w:ins w:id="455" w:author="Virginia Nichols" w:date="2024-01-11T16:10:00Z">
        <w:r w:rsidR="00CD0A36">
          <w:rPr>
            <w:color w:val="auto"/>
          </w:rPr>
          <w:t>extended rotation</w:t>
        </w:r>
      </w:ins>
      <w:r w:rsidR="008C4354" w:rsidRPr="00C718B4">
        <w:rPr>
          <w:color w:val="auto"/>
        </w:rPr>
        <w:t xml:space="preserve"> achieved a more efficient root system with less resource investment. </w:t>
      </w:r>
    </w:p>
    <w:p w14:paraId="2AAB12B6" w14:textId="502DB8C5" w:rsidR="008C4354" w:rsidRPr="00C718B4" w:rsidRDefault="008C4354" w:rsidP="008C4354">
      <w:pPr>
        <w:pStyle w:val="Body"/>
        <w:rPr>
          <w:color w:val="auto"/>
        </w:rPr>
      </w:pPr>
      <w:r w:rsidRPr="00C718B4">
        <w:rPr>
          <w:color w:val="auto"/>
        </w:rPr>
        <w:t xml:space="preserve">A greenhouse study took soil from the two rotation treatments’ plots used in the present study and homogenized it to remove structural differences (Bay et al., 2021). The researchers found differences in maize roots even after soil homogenization. In particular, maize grown in </w:t>
      </w:r>
      <w:r w:rsidRPr="00C718B4">
        <w:rPr>
          <w:color w:val="auto"/>
        </w:rPr>
        <w:lastRenderedPageBreak/>
        <w:t xml:space="preserve">soil from the </w:t>
      </w:r>
      <w:del w:id="456" w:author="Virginia Nichols" w:date="2024-01-11T16:10:00Z">
        <w:r w:rsidRPr="00C718B4" w:rsidDel="00CD0A36">
          <w:rPr>
            <w:color w:val="auto"/>
          </w:rPr>
          <w:delText>complex rotation</w:delText>
        </w:r>
      </w:del>
      <w:ins w:id="457" w:author="Virginia Nichols" w:date="2024-01-11T16:10:00Z">
        <w:r w:rsidR="00CD0A36">
          <w:rPr>
            <w:color w:val="auto"/>
          </w:rPr>
          <w:t>extended rotation</w:t>
        </w:r>
      </w:ins>
      <w:r w:rsidRPr="00C718B4">
        <w:rPr>
          <w:color w:val="auto"/>
        </w:rPr>
        <w:t xml:space="preserve"> had deeper and thinner roots compared to maize 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w:t>
      </w:r>
      <w:del w:id="458" w:author="Virginia Nichols" w:date="2024-01-11T16:10:00Z">
        <w:r w:rsidRPr="00C718B4" w:rsidDel="00CD0A36">
          <w:rPr>
            <w:color w:val="auto"/>
          </w:rPr>
          <w:delText>complex rotation</w:delText>
        </w:r>
      </w:del>
      <w:ins w:id="459" w:author="Virginia Nichols" w:date="2024-01-11T16:10:00Z">
        <w:r w:rsidR="00CD0A36">
          <w:rPr>
            <w:color w:val="auto"/>
          </w:rPr>
          <w:t>extended rotation</w:t>
        </w:r>
      </w:ins>
      <w:r w:rsidRPr="00C718B4">
        <w:rPr>
          <w:color w:val="auto"/>
        </w:rPr>
        <w:t xml:space="preserve">s positioning maize crops to be better buffered against unfavorable growing environments. </w:t>
      </w:r>
    </w:p>
    <w:p w14:paraId="7FF9A35C" w14:textId="77777777" w:rsidR="008C4354" w:rsidRPr="00C718B4" w:rsidRDefault="008C4354" w:rsidP="008C4354">
      <w:pPr>
        <w:pStyle w:val="Heading1"/>
      </w:pPr>
      <w:bookmarkStart w:id="460" w:name="_Toc83115543"/>
      <w:r w:rsidRPr="00C718B4">
        <w:t>Conclusion</w:t>
      </w:r>
      <w:bookmarkEnd w:id="460"/>
    </w:p>
    <w:p w14:paraId="26FCF90F" w14:textId="3FA62A79" w:rsidR="008C4354" w:rsidRPr="00C718B4" w:rsidRDefault="008C4354" w:rsidP="008C4354">
      <w:pPr>
        <w:pStyle w:val="Body"/>
        <w:rPr>
          <w:color w:val="auto"/>
        </w:rPr>
      </w:pPr>
      <w:r w:rsidRPr="00C718B4">
        <w:rPr>
          <w:color w:val="auto"/>
        </w:rPr>
        <w:t xml:space="preserve">This study provides novel evidence that growing maize in </w:t>
      </w:r>
      <w:del w:id="461" w:author="Virginia Nichols" w:date="2024-01-11T16:10:00Z">
        <w:r w:rsidRPr="00C718B4" w:rsidDel="00CD0A36">
          <w:rPr>
            <w:color w:val="auto"/>
          </w:rPr>
          <w:delText>complex rotation</w:delText>
        </w:r>
      </w:del>
      <w:ins w:id="462" w:author="Virginia Nichols" w:date="2024-01-11T16:10:00Z">
        <w:r w:rsidR="00CD0A36">
          <w:rPr>
            <w:color w:val="auto"/>
          </w:rPr>
          <w:t>extended rotation</w:t>
        </w:r>
      </w:ins>
      <w:r w:rsidRPr="00C718B4">
        <w:rPr>
          <w:color w:val="auto"/>
        </w:rPr>
        <w:t>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w:t>
      </w:r>
      <w:del w:id="463" w:author="Virginia Nichols" w:date="2024-01-11T16:10:00Z">
        <w:r w:rsidRPr="00C718B4" w:rsidDel="00CD0A36">
          <w:rPr>
            <w:color w:val="auto"/>
          </w:rPr>
          <w:delText>complex rotation</w:delText>
        </w:r>
      </w:del>
      <w:ins w:id="464" w:author="Virginia Nichols" w:date="2024-01-11T16:10:00Z">
        <w:r w:rsidR="00CD0A36">
          <w:rPr>
            <w:color w:val="auto"/>
          </w:rPr>
          <w:t>extended rotation</w:t>
        </w:r>
      </w:ins>
      <w:r w:rsidRPr="00C718B4">
        <w:rPr>
          <w:color w:val="auto"/>
        </w:rPr>
        <w:t xml:space="preserve">s to these changes. </w:t>
      </w:r>
    </w:p>
    <w:p w14:paraId="51EB7902" w14:textId="11409040" w:rsidR="008C4354" w:rsidRPr="00C718B4" w:rsidRDefault="008258DC" w:rsidP="008C4354">
      <w:pPr>
        <w:pStyle w:val="Heading1"/>
      </w:pPr>
      <w:bookmarkStart w:id="465"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and Github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lastRenderedPageBreak/>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465"/>
    </w:p>
    <w:p w14:paraId="0D45D977" w14:textId="77777777" w:rsidR="008C4354" w:rsidRPr="00C718B4" w:rsidRDefault="008C4354" w:rsidP="008C4354">
      <w:pPr>
        <w:pStyle w:val="References"/>
        <w:spacing w:line="480" w:lineRule="auto"/>
        <w:rPr>
          <w:color w:val="auto"/>
        </w:rPr>
      </w:pPr>
      <w:r w:rsidRPr="00C718B4">
        <w:rPr>
          <w:color w:val="auto"/>
        </w:rPr>
        <w:t>Aguilar, J., G.G. Gramig, J.R. Hendrickson, D.W. Archer, F. Forcella, et al. 2015. Crop species diversity changes in the United States: 1978–2012. PLOS ONE 10(8): e0136580. doi: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Al-Kaisi, M.M., S. v. Archontoulis, D. Kwaw-Mensah, and F. Miguez. 2015. Tillage and crop rotation effects on corn agronomic response and economic return at seven Iowa locations. Agronomy Journal 107(4): 1411–1424. doi: 10.2134/AGRONJ14.0470.</w:t>
      </w:r>
    </w:p>
    <w:p w14:paraId="5FC6CE15" w14:textId="77777777" w:rsidR="008C4354" w:rsidRPr="00C718B4" w:rsidRDefault="008C4354" w:rsidP="008C4354">
      <w:pPr>
        <w:pStyle w:val="References"/>
        <w:spacing w:line="480" w:lineRule="auto"/>
        <w:rPr>
          <w:color w:val="auto"/>
        </w:rPr>
      </w:pPr>
      <w:r w:rsidRPr="00C718B4">
        <w:rPr>
          <w:color w:val="auto"/>
        </w:rPr>
        <w:t>Archontoulis, S.V.S., F.E. Miguez, 2015. Nonlinear regression models and applications in agricultural research. Agronomy Journal 107(2): 786–798. doi: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lastRenderedPageBreak/>
        <w:t>Ball, B.C., Bingham, I., Rees, R.M., Watson, C.A. and Litterick,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Bates, D., M. Mächler, B. Bolker, and S. Walker. 2015. Fitting Linear Mixed-Effects Models using lme4. Journal of Statistical Software 67(1): 1–48. doi: 10.18637/jss.v067.i01.</w:t>
      </w:r>
    </w:p>
    <w:p w14:paraId="19E8C262" w14:textId="2CA0D15B" w:rsidR="008C4354" w:rsidRPr="00C718B4" w:rsidRDefault="008C4354" w:rsidP="008C4354">
      <w:pPr>
        <w:pStyle w:val="References"/>
        <w:spacing w:line="480" w:lineRule="auto"/>
        <w:rPr>
          <w:color w:val="auto"/>
        </w:rPr>
      </w:pPr>
      <w:r w:rsidRPr="00C718B4">
        <w:rPr>
          <w:color w:val="auto"/>
        </w:rPr>
        <w:t>Bay, G., Lee, C., Chen, C., Mahal, N.K., Castellano, M.J., Hofmockel, K.S. and Halverson, L.J., 2021. Agricultural Management Affects the Active Rhizosphere Bacterial Community Composition and Nitrification. Msystems, 6(5), pp.e00651-21.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Bengough, A.G., and C.E. Mullins. 1991. Penetrometer resistance, root penetration resistance and root elongation rate in two sandy loam soils. Plant and Soil. 131(1): 59–66. doi: 10.1007/BF00010420.</w:t>
      </w:r>
    </w:p>
    <w:p w14:paraId="734D0750" w14:textId="77777777" w:rsidR="008C4354" w:rsidRPr="00C718B4" w:rsidRDefault="008C4354" w:rsidP="008C4354">
      <w:pPr>
        <w:pStyle w:val="References"/>
        <w:spacing w:line="480" w:lineRule="auto"/>
        <w:rPr>
          <w:color w:val="auto"/>
        </w:rPr>
      </w:pPr>
      <w:r w:rsidRPr="00C718B4">
        <w:rPr>
          <w:color w:val="auto"/>
        </w:rPr>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Bowles, T.M., M. Mooshammer, Y. Socolar, F. Calderón, M.A. Cavigelli, et al. 2020. Long-term evidence shows that crop-rotation diversification increases agricultural resilience to adverse growing conditions in North America. One Earth 2(3): 284–293. doi: 10.1016/j.oneear.2020.02.007.</w:t>
      </w:r>
    </w:p>
    <w:p w14:paraId="449B4A44" w14:textId="77777777" w:rsidR="008C4354" w:rsidRPr="00C718B4" w:rsidRDefault="008C4354" w:rsidP="008C4354">
      <w:pPr>
        <w:pStyle w:val="References"/>
        <w:spacing w:line="480" w:lineRule="auto"/>
        <w:rPr>
          <w:color w:val="auto"/>
        </w:rPr>
      </w:pPr>
      <w:r w:rsidRPr="00C718B4">
        <w:rPr>
          <w:color w:val="auto"/>
        </w:rPr>
        <w:lastRenderedPageBreak/>
        <w:t>Coulter, J.A., C.C. Sheaffer, D.L. Wyse, M.J. Haar, P.M. Porter, et al. 2011. Agronomic performance of cropping systems with contrasting crop rotations and external inputs. Agronomy Journal 103(1): 182–192. doi: 10.2134/AGRONJ2010.0211.</w:t>
      </w:r>
    </w:p>
    <w:p w14:paraId="147CDD1C" w14:textId="77777777" w:rsidR="008C4354" w:rsidRPr="00C718B4" w:rsidRDefault="008C4354" w:rsidP="008C4354">
      <w:pPr>
        <w:pStyle w:val="References"/>
        <w:spacing w:line="480" w:lineRule="auto"/>
        <w:rPr>
          <w:color w:val="auto"/>
        </w:rPr>
      </w:pPr>
      <w:r w:rsidRPr="00C718B4">
        <w:rPr>
          <w:color w:val="auto"/>
        </w:rPr>
        <w:t>Crookston, R.K., J.E. Kurle, P.J. Copeland, J.H. Ford, and W.E. Lueschen. 1991. Rotational cropping sequence affects yield of corn and soybean. Agronomy Journal 83(1): 108–113. doi: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Crookston, K.R., J.E. Kurle, and E. Lueschen. 1988. Relative ability of soybean, fallow, and triacontanol to alleviate yield reductions associated with growing corn continously. Crop Science 28(1): 145–147. doi: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Crossley, M.S., K.D. Burke, S.D. Schoville, and V.C. Radeloff. 2021. Recent collapse of crop belts and declining diversity of US agriculture since 1840. Global Change Biology 27(1): 151–164. doi: 10.1111/GCB.15396.</w:t>
      </w:r>
    </w:p>
    <w:p w14:paraId="2892E88C" w14:textId="77777777" w:rsidR="008C4354" w:rsidRPr="00C718B4" w:rsidRDefault="008C4354" w:rsidP="008C4354">
      <w:pPr>
        <w:pStyle w:val="References"/>
        <w:spacing w:line="480" w:lineRule="auto"/>
        <w:rPr>
          <w:color w:val="auto"/>
        </w:rPr>
      </w:pPr>
      <w:r w:rsidRPr="00C718B4">
        <w:rPr>
          <w:color w:val="auto"/>
        </w:rPr>
        <w:t>Davis, A.S., J.D. Hill, C.A. Chase, A.M. Johanns, and M. Liebman. 2012. Increasing cropping system diversity balances productivity, profitability and environmental health. PLOS ONE 7(10): e47149. doi: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t>Dick, W.A., and D.M. van Doren. 1985. Continuous tillage and rotation combinations effects on corn, soybean, and oat yields1. Agronomy Journal 77(3): 459–465. doi: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lastRenderedPageBreak/>
        <w:t>Dietzel, R., M. Liebman, and S. Archontoulis. 2017. A deeper look at the relationship between root carbon pools and the vertical distribution of the soil carbon pool. SOIL 3(3): 139–152. doi: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Ebrahimi-Mollabashi, E., Huth, N.I., Holzwoth, D.P., Ordóñez, R.A., Hatfield, J.L., Huber, I., Castellano, M.J. and Archontoulis, S.V., 2019. Enhancing APSIM to simulate excessive moisture effects on root growth. Field Crops Research, 236, pp.58-67.</w:t>
      </w:r>
      <w:r w:rsidR="001A1C4F" w:rsidRPr="00C718B4">
        <w:rPr>
          <w:color w:val="auto"/>
        </w:rPr>
        <w:t xml:space="preserve"> </w:t>
      </w:r>
      <w:hyperlink r:id="rId23"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24"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r w:rsidRPr="00C718B4">
        <w:rPr>
          <w:color w:val="auto"/>
        </w:rPr>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C718B4" w:rsidRDefault="008C4354" w:rsidP="008C4354">
      <w:pPr>
        <w:pStyle w:val="References"/>
        <w:spacing w:line="480" w:lineRule="auto"/>
        <w:rPr>
          <w:color w:val="auto"/>
        </w:rPr>
      </w:pPr>
      <w:r w:rsidRPr="00C718B4">
        <w:rPr>
          <w:color w:val="auto"/>
        </w:rPr>
        <w:t>Gentry, L.F., M.L. Ruffo, and F.E. Below. 2013. Identifying factors controlling the continuous corn yield penalty. Agronomy Journal 105(2): 295–303. doi: 10.2134/agronj2012.0246.</w:t>
      </w:r>
    </w:p>
    <w:p w14:paraId="2EC2E57E" w14:textId="5A6548C2" w:rsidR="008C4354" w:rsidRPr="00C718B4" w:rsidRDefault="008C4354" w:rsidP="008C4354">
      <w:pPr>
        <w:pStyle w:val="References"/>
        <w:spacing w:line="480" w:lineRule="auto"/>
        <w:rPr>
          <w:color w:val="auto"/>
        </w:rPr>
      </w:pPr>
      <w:r w:rsidRPr="00C718B4">
        <w:rPr>
          <w:color w:val="auto"/>
        </w:rPr>
        <w:t>Goldstein, W.A. 2000. The effect of farming systems on the relationship of corn root growth to grain yields.pdf. American Journal of Alternative Agriculture 15(3): 101–109. doi: 10.1017/S0889189300008602.</w:t>
      </w:r>
    </w:p>
    <w:p w14:paraId="7AA5258C" w14:textId="0B00C906" w:rsidR="003E242C" w:rsidRPr="00C718B4" w:rsidRDefault="003E242C" w:rsidP="008C4354">
      <w:pPr>
        <w:pStyle w:val="References"/>
        <w:spacing w:line="480" w:lineRule="auto"/>
        <w:rPr>
          <w:color w:val="auto"/>
        </w:rPr>
      </w:pPr>
      <w:r w:rsidRPr="00C718B4">
        <w:rPr>
          <w:color w:val="auto"/>
        </w:rPr>
        <w:lastRenderedPageBreak/>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25"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C718B4" w:rsidRDefault="008C4354" w:rsidP="008C4354">
      <w:pPr>
        <w:pStyle w:val="References"/>
        <w:spacing w:line="480" w:lineRule="auto"/>
        <w:rPr>
          <w:color w:val="auto"/>
        </w:rPr>
      </w:pPr>
      <w:r w:rsidRPr="00C718B4">
        <w:rPr>
          <w:color w:val="auto"/>
        </w:rPr>
        <w:t>Hatfield, J.L., L.D. McMullen, and C.S. Jones. 2009. Nitrate-nitrogen patterns in the Raccoon River Basin related to agricultural practices. Journal of Soil and Water Conservation 64(3): 190–199. doi: 10.2489/JSWC.64.3.190.</w:t>
      </w:r>
    </w:p>
    <w:p w14:paraId="0CA9B516" w14:textId="77777777" w:rsidR="008C4354" w:rsidRPr="00C718B4" w:rsidRDefault="008C4354" w:rsidP="008C4354">
      <w:pPr>
        <w:pStyle w:val="References"/>
        <w:spacing w:line="480" w:lineRule="auto"/>
        <w:rPr>
          <w:color w:val="auto"/>
        </w:rPr>
      </w:pPr>
      <w:r w:rsidRPr="00C718B4">
        <w:rPr>
          <w:color w:val="auto"/>
        </w:rPr>
        <w:t>Hijmans, R.J., H. Choe, and J. Perlman. 2016. Spatiotemporal patterns of field crop diversity in the United States, 1870–2012. Agricultural &amp; Environmental Letters 1(1): 160022. doi: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Abiven, S., Oberholzer, H.R., Hammelehle,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26"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54(18): 11002–11014. doi: 10.1021/ACS.EST.9B06929.</w:t>
      </w:r>
    </w:p>
    <w:p w14:paraId="6AB59DD1" w14:textId="77777777" w:rsidR="008C4354" w:rsidRPr="00C718B4" w:rsidRDefault="008C4354" w:rsidP="008C4354">
      <w:pPr>
        <w:pStyle w:val="References"/>
        <w:spacing w:line="480" w:lineRule="auto"/>
        <w:rPr>
          <w:color w:val="auto"/>
        </w:rPr>
      </w:pPr>
      <w:r w:rsidRPr="00C718B4">
        <w:rPr>
          <w:color w:val="auto"/>
        </w:rPr>
        <w:t>Iowa Environmental Mesonet.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Johnson, N.C., P.J. Copeland, R.K. Crookston, and F.L. Pfleger. 1992. Mycorrhizae: Possible explanation for yield decline with continuous corn and soybean. Agronomy Journal 84(3): 387. doi: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Jones, C.S., J.K. Nielsen, K.E. Schilling, and L.J. Weber. 2018. Iowa stream nitrate and the Gulf of Mexico (X. Wang, editor). PLoS ONE 13(4): 1–17. doi: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King, A.E., and K.S. Hofmockel. 2017. Diversified cropping systems support greater microbial cycling and retention of carbon and nitrogen. Agriculture, Ecosystems and Environment 240: 66–76. doi: 10.1016/j.agee.2017.01.040.</w:t>
      </w:r>
    </w:p>
    <w:p w14:paraId="08E1EC5F" w14:textId="77777777" w:rsidR="008C4354" w:rsidRPr="00C718B4" w:rsidRDefault="008C4354" w:rsidP="008C4354">
      <w:pPr>
        <w:pStyle w:val="References"/>
        <w:spacing w:line="480" w:lineRule="auto"/>
        <w:rPr>
          <w:color w:val="auto"/>
        </w:rPr>
      </w:pPr>
      <w:r w:rsidRPr="00C718B4">
        <w:rPr>
          <w:color w:val="auto"/>
        </w:rPr>
        <w:t>Kuha, J. 2004. AIC and BIC: Comparisons of assumptions and performance. Sociological Methods and Research 33(2): 188–229. doi: 10.1177/0049124103262065.</w:t>
      </w:r>
    </w:p>
    <w:p w14:paraId="5E35B919" w14:textId="77777777" w:rsidR="008C4354" w:rsidRPr="00C718B4" w:rsidRDefault="008C4354" w:rsidP="008C4354">
      <w:pPr>
        <w:pStyle w:val="References"/>
        <w:spacing w:line="480" w:lineRule="auto"/>
        <w:rPr>
          <w:color w:val="auto"/>
        </w:rPr>
      </w:pPr>
      <w:r w:rsidRPr="00C718B4">
        <w:rPr>
          <w:color w:val="auto"/>
        </w:rPr>
        <w:t>Kuznetsova, A., P.B. Brockhoff, and R.H.B. Christensen. 2017. lmerTest Package: Tests in linear mixed effects models. Journal of Statistical Software 82(13). doi: 10.18637/jss.v082.i13.</w:t>
      </w:r>
    </w:p>
    <w:p w14:paraId="4E0AE3F3" w14:textId="77777777" w:rsidR="008C4354" w:rsidRPr="00C718B4" w:rsidRDefault="008C4354" w:rsidP="008C4354">
      <w:pPr>
        <w:pStyle w:val="References"/>
        <w:spacing w:line="480" w:lineRule="auto"/>
        <w:rPr>
          <w:color w:val="auto"/>
        </w:rPr>
      </w:pPr>
      <w:r w:rsidRPr="00C718B4">
        <w:rPr>
          <w:color w:val="auto"/>
        </w:rPr>
        <w:lastRenderedPageBreak/>
        <w:t>Lazicki, P.A., M. Liebman, and M.M. Wander. 2016. Root parameters show how management alters resource distribution and soil quality in conventional and low-input cropping systems in central iowa. PLoS ONE 11(10): 1–19. doi: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Lenth, R., H. Singmann, and J. Love. 2018. Emmeans: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Liebman, M., L.R. Gibson, D.N. Sundberg, A.H. Heggenstaller, P.R. Westerman, et al. 2008. Agronomic and economic performance characteristics of conventional and low-external-input cropping systems in the central Corn Belt. Agronomy Journal 100(3): 600–610. doi: 10.2134/AGRONJ2007.0222.</w:t>
      </w:r>
    </w:p>
    <w:p w14:paraId="606BBCD2" w14:textId="77777777" w:rsidR="008C4354" w:rsidRPr="00C718B4" w:rsidRDefault="008C4354" w:rsidP="008C4354">
      <w:pPr>
        <w:pStyle w:val="References"/>
        <w:spacing w:line="480" w:lineRule="auto"/>
        <w:rPr>
          <w:color w:val="auto"/>
        </w:rPr>
      </w:pPr>
      <w:r w:rsidRPr="00C718B4">
        <w:rPr>
          <w:color w:val="auto"/>
        </w:rPr>
        <w:t>Lynch, J.P. 2013. Steep, cheap and deep: An ideotype to optimize water and N acquisition by maize root systems. Annals of Botany 112(2): 347–357. doi: 10.1093/aob/mcs293.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4(1): 74. doi: 10.2134/jpa1991.0074.</w:t>
      </w:r>
    </w:p>
    <w:p w14:paraId="542E657C" w14:textId="77777777" w:rsidR="008C4354" w:rsidRPr="00C718B4" w:rsidRDefault="008C4354" w:rsidP="008C4354">
      <w:pPr>
        <w:pStyle w:val="References"/>
        <w:spacing w:line="480" w:lineRule="auto"/>
        <w:rPr>
          <w:color w:val="auto"/>
        </w:rPr>
      </w:pPr>
      <w:r w:rsidRPr="00C718B4">
        <w:rPr>
          <w:color w:val="auto"/>
        </w:rPr>
        <w:t>Miguez, F. 2021. nlraa: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lastRenderedPageBreak/>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Mortensen, D.A., and R.G. Smith. 2020. Confronting Barriers to Cropping System Diversification. Frontiers in Sustainable Food Systems 4. doi: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(Zea mays L.) to physical impedance. New Phytologist, 109(3), 303-311.</w:t>
      </w:r>
      <w:r w:rsidR="002503E6" w:rsidRPr="002503E6">
        <w:rPr>
          <w:color w:val="auto"/>
        </w:rPr>
        <w:t xml:space="preserve">  </w:t>
      </w:r>
      <w:hyperlink r:id="rId27"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Nichols, V.A., Ordóñez, R.A., Wright, E.E., Castellano, M.J., Liebman, M., Hatfield, J.L., Helmers, M. and Archontoulis,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Nickel, S.E., R.K. Crookston, and M.P. Russelle. 1995. Root growth and distribution are affected by corn-soybean cropping sequence. Agronomy Journal 87(5): 895–902. doi: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Ordóñez, R.A., M.J. Castellano, J.L. Hatfield, M.J. Helmers, M.A. Licht, et al. 2018. Maize and soybean root front velocity and maximum depth in Iowa, USA. Field Crops Research 215(September 2017): 122–131. doi: 10.1016/j.fcr.2017.09.003.</w:t>
      </w:r>
    </w:p>
    <w:p w14:paraId="2D6250A0" w14:textId="60FF86DC" w:rsidR="008C4354" w:rsidRPr="00C718B4" w:rsidRDefault="008C4354" w:rsidP="008C4354">
      <w:pPr>
        <w:pStyle w:val="References"/>
        <w:spacing w:line="480" w:lineRule="auto"/>
        <w:rPr>
          <w:color w:val="auto"/>
        </w:rPr>
      </w:pPr>
      <w:r w:rsidRPr="00C718B4">
        <w:rPr>
          <w:color w:val="auto"/>
        </w:rPr>
        <w:lastRenderedPageBreak/>
        <w:t>Ordóñez, R.A., Archontoulis,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r w:rsidRPr="00C718B4">
        <w:rPr>
          <w:color w:val="auto"/>
        </w:rPr>
        <w:t>Osterholz, W.R., M. Liebman, and M.J. Castellano. 2018. Can soil nitrogen dynamics explain the yield benefit of crop diversification? Field Crops Research 219: 33–42. doi: 10.1016/J.FCR.2018.01.026.</w:t>
      </w:r>
    </w:p>
    <w:p w14:paraId="56A98674" w14:textId="77777777" w:rsidR="008C4354" w:rsidRPr="00C718B4" w:rsidRDefault="008C4354" w:rsidP="008C4354">
      <w:pPr>
        <w:pStyle w:val="References"/>
        <w:spacing w:line="480" w:lineRule="auto"/>
        <w:rPr>
          <w:color w:val="auto"/>
        </w:rPr>
      </w:pPr>
      <w:r w:rsidRPr="00C718B4">
        <w:rPr>
          <w:color w:val="auto"/>
        </w:rPr>
        <w:t>Pasley, H., V. Nichols, M. Castellano, M. Baum, E. Kladivko, et al. 2021. Rotating maize reduces the risk and rate of nitrate leaching. Environmental Research Letters 16(6): 064063. doi: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Peterson, T.A., C.A. Shapiro, and A.D. Flowerday. 1990. Rainfall and previous crop effects on crop yields. American Journal of Alternative Agriculture 5(1): 33–37. doi: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Pinheiro J, Bates D, R Core Team. 2022. nlme: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C718B4" w:rsidRDefault="008C4354" w:rsidP="008C4354">
      <w:pPr>
        <w:pStyle w:val="References"/>
        <w:spacing w:line="480" w:lineRule="auto"/>
        <w:rPr>
          <w:color w:val="auto"/>
        </w:rPr>
      </w:pPr>
      <w:r w:rsidRPr="00C718B4">
        <w:rPr>
          <w:color w:val="auto"/>
        </w:rPr>
        <w:t>Porter, P.M., J.G. Lauer, W.E. Lueschen, J.H. Ford, T.R. Hoverstad, et al. 1997. Environment affects the corn and soybean rotation effect. Agronomy Journal 89(3): 441–448. doi: 10.2134/agronj1997.00021962008900030012x.</w:t>
      </w:r>
    </w:p>
    <w:p w14:paraId="6C04DC23" w14:textId="47BB656D" w:rsidR="003E242C" w:rsidRPr="00C718B4" w:rsidRDefault="003E242C" w:rsidP="008C4354">
      <w:pPr>
        <w:pStyle w:val="References"/>
        <w:spacing w:line="480" w:lineRule="auto"/>
        <w:rPr>
          <w:color w:val="auto"/>
        </w:rPr>
      </w:pPr>
      <w:r w:rsidRPr="00C718B4">
        <w:rPr>
          <w:color w:val="auto"/>
        </w:rPr>
        <w:t>Rasse,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Seifert, C.A., M.J. Roberts, and D.B. Lobell. 2017. Continuous corn and soybean yield penalties across hundreds of thousands of fields. Agronomy Journal 109(2): 541–548. doi: 10.2134/agronj2016.03.0134.</w:t>
      </w:r>
    </w:p>
    <w:p w14:paraId="41930A26" w14:textId="77777777" w:rsidR="008C4354" w:rsidRPr="00C718B4" w:rsidRDefault="008C4354" w:rsidP="008C4354">
      <w:pPr>
        <w:pStyle w:val="References"/>
        <w:spacing w:line="480" w:lineRule="auto"/>
        <w:rPr>
          <w:color w:val="auto"/>
        </w:rPr>
      </w:pPr>
      <w:r w:rsidRPr="00C718B4">
        <w:rPr>
          <w:color w:val="auto"/>
        </w:rPr>
        <w:t>Stanger, T.F., and J.G. Lauer. 2008. Corn grain yield response to crop rotation and nitrogen over 35 Years. Agronomy Journal 100(3): 643–650. doi: 10.2134/AGRONJ2007.0280.</w:t>
      </w:r>
    </w:p>
    <w:p w14:paraId="76554924" w14:textId="3B725224" w:rsidR="00F10C48" w:rsidRDefault="00F10C48" w:rsidP="008C4354">
      <w:pPr>
        <w:pStyle w:val="References"/>
        <w:spacing w:line="480" w:lineRule="auto"/>
        <w:rPr>
          <w:ins w:id="466" w:author="Virginia Nichols" w:date="2024-01-11T15:37:00Z"/>
          <w:rFonts w:ascii="Arial" w:hAnsi="Arial" w:cs="Arial"/>
          <w:color w:val="222222"/>
          <w:sz w:val="20"/>
          <w:szCs w:val="20"/>
          <w:shd w:val="clear" w:color="auto" w:fill="FFFFFF"/>
        </w:rPr>
      </w:pPr>
      <w:ins w:id="467" w:author="Virginia Nichols" w:date="2024-01-11T15:13:00Z">
        <w:r>
          <w:rPr>
            <w:rFonts w:ascii="Arial" w:hAnsi="Arial" w:cs="Arial"/>
            <w:color w:val="222222"/>
            <w:sz w:val="20"/>
            <w:szCs w:val="20"/>
            <w:shd w:val="clear" w:color="auto" w:fill="FFFFFF"/>
          </w:rPr>
          <w:lastRenderedPageBreak/>
          <w:t xml:space="preserve">Thorup-Kristensen, K., </w:t>
        </w:r>
      </w:ins>
      <w:ins w:id="468" w:author="Virginia Nichols" w:date="2024-01-11T15:39:00Z">
        <w:r w:rsidR="00944434">
          <w:rPr>
            <w:rFonts w:ascii="Arial" w:hAnsi="Arial" w:cs="Arial"/>
            <w:color w:val="222222"/>
            <w:sz w:val="20"/>
            <w:szCs w:val="20"/>
            <w:shd w:val="clear" w:color="auto" w:fill="FFFFFF"/>
          </w:rPr>
          <w:t>and J.</w:t>
        </w:r>
      </w:ins>
      <w:ins w:id="469" w:author="Virginia Nichols" w:date="2024-01-11T15:13:00Z">
        <w:r>
          <w:rPr>
            <w:rFonts w:ascii="Arial" w:hAnsi="Arial" w:cs="Arial"/>
            <w:color w:val="222222"/>
            <w:sz w:val="20"/>
            <w:szCs w:val="20"/>
            <w:shd w:val="clear" w:color="auto" w:fill="FFFFFF"/>
          </w:rPr>
          <w:t xml:space="preserve"> Kirkegaard</w:t>
        </w:r>
      </w:ins>
      <w:ins w:id="470" w:author="Virginia Nichols" w:date="2024-01-11T15:39:00Z">
        <w:r w:rsidR="00944434">
          <w:rPr>
            <w:rFonts w:ascii="Arial" w:hAnsi="Arial" w:cs="Arial"/>
            <w:color w:val="222222"/>
            <w:sz w:val="20"/>
            <w:szCs w:val="20"/>
            <w:shd w:val="clear" w:color="auto" w:fill="FFFFFF"/>
          </w:rPr>
          <w:t xml:space="preserve">. </w:t>
        </w:r>
      </w:ins>
      <w:ins w:id="471" w:author="Virginia Nichols" w:date="2024-01-11T15:13:00Z">
        <w:r>
          <w:rPr>
            <w:rFonts w:ascii="Arial" w:hAnsi="Arial" w:cs="Arial"/>
            <w:color w:val="222222"/>
            <w:sz w:val="20"/>
            <w:szCs w:val="20"/>
            <w:shd w:val="clear" w:color="auto" w:fill="FFFFFF"/>
          </w:rPr>
          <w:t>2016. Root system-based limits to agricultural productivity and efficiency: the farming systems context. </w:t>
        </w:r>
        <w:r>
          <w:rPr>
            <w:rFonts w:ascii="Arial" w:hAnsi="Arial" w:cs="Arial"/>
            <w:i/>
            <w:iCs/>
            <w:color w:val="222222"/>
            <w:sz w:val="20"/>
            <w:szCs w:val="20"/>
            <w:shd w:val="clear" w:color="auto" w:fill="FFFFFF"/>
          </w:rPr>
          <w:t>Annals of Botany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118</w:t>
        </w:r>
        <w:r>
          <w:rPr>
            <w:rFonts w:ascii="Arial" w:hAnsi="Arial" w:cs="Arial"/>
            <w:color w:val="222222"/>
            <w:sz w:val="20"/>
            <w:szCs w:val="20"/>
            <w:shd w:val="clear" w:color="auto" w:fill="FFFFFF"/>
          </w:rPr>
          <w:t>(4)</w:t>
        </w:r>
      </w:ins>
      <w:ins w:id="472" w:author="Virginia Nichols" w:date="2024-01-11T15:39:00Z">
        <w:r w:rsidR="00944434">
          <w:rPr>
            <w:rFonts w:ascii="Arial" w:hAnsi="Arial" w:cs="Arial"/>
            <w:color w:val="222222"/>
            <w:sz w:val="20"/>
            <w:szCs w:val="20"/>
            <w:shd w:val="clear" w:color="auto" w:fill="FFFFFF"/>
          </w:rPr>
          <w:t>:</w:t>
        </w:r>
      </w:ins>
      <w:ins w:id="473" w:author="Virginia Nichols" w:date="2024-01-11T15:13:00Z">
        <w:r>
          <w:rPr>
            <w:rFonts w:ascii="Arial" w:hAnsi="Arial" w:cs="Arial"/>
            <w:color w:val="222222"/>
            <w:sz w:val="20"/>
            <w:szCs w:val="20"/>
            <w:shd w:val="clear" w:color="auto" w:fill="FFFFFF"/>
          </w:rPr>
          <w:t>573-592.</w:t>
        </w:r>
      </w:ins>
    </w:p>
    <w:p w14:paraId="6224E2D9" w14:textId="0AA16FE9" w:rsidR="00944434" w:rsidRDefault="00944434" w:rsidP="008C4354">
      <w:pPr>
        <w:pStyle w:val="References"/>
        <w:spacing w:line="480" w:lineRule="auto"/>
        <w:rPr>
          <w:ins w:id="474" w:author="Virginia Nichols" w:date="2024-01-11T15:13:00Z"/>
          <w:color w:val="auto"/>
        </w:rPr>
      </w:pPr>
      <w:ins w:id="475" w:author="Virginia Nichols" w:date="2024-01-11T15:37:00Z">
        <w:r>
          <w:rPr>
            <w:rFonts w:ascii="Arial" w:hAnsi="Arial" w:cs="Arial"/>
            <w:color w:val="222222"/>
            <w:sz w:val="20"/>
            <w:szCs w:val="20"/>
            <w:shd w:val="clear" w:color="auto" w:fill="FFFFFF"/>
          </w:rPr>
          <w:t xml:space="preserve">Thorup-Kristensen, K., </w:t>
        </w:r>
      </w:ins>
      <w:ins w:id="476" w:author="Virginia Nichols" w:date="2024-01-11T15:38:00Z">
        <w:r>
          <w:rPr>
            <w:rFonts w:ascii="Arial" w:hAnsi="Arial" w:cs="Arial"/>
            <w:color w:val="222222"/>
            <w:sz w:val="20"/>
            <w:szCs w:val="20"/>
            <w:shd w:val="clear" w:color="auto" w:fill="FFFFFF"/>
          </w:rPr>
          <w:t xml:space="preserve">N. </w:t>
        </w:r>
      </w:ins>
      <w:ins w:id="477" w:author="Virginia Nichols" w:date="2024-01-11T15:37:00Z">
        <w:r>
          <w:rPr>
            <w:rFonts w:ascii="Arial" w:hAnsi="Arial" w:cs="Arial"/>
            <w:color w:val="222222"/>
            <w:sz w:val="20"/>
            <w:szCs w:val="20"/>
            <w:shd w:val="clear" w:color="auto" w:fill="FFFFFF"/>
          </w:rPr>
          <w:t xml:space="preserve">Halberg, </w:t>
        </w:r>
      </w:ins>
      <w:ins w:id="478" w:author="Virginia Nichols" w:date="2024-01-11T15:38:00Z">
        <w:r>
          <w:rPr>
            <w:rFonts w:ascii="Arial" w:hAnsi="Arial" w:cs="Arial"/>
            <w:color w:val="222222"/>
            <w:sz w:val="20"/>
            <w:szCs w:val="20"/>
            <w:shd w:val="clear" w:color="auto" w:fill="FFFFFF"/>
          </w:rPr>
          <w:t xml:space="preserve"> M. </w:t>
        </w:r>
      </w:ins>
      <w:ins w:id="479" w:author="Virginia Nichols" w:date="2024-01-11T15:37:00Z">
        <w:r>
          <w:rPr>
            <w:rFonts w:ascii="Arial" w:hAnsi="Arial" w:cs="Arial"/>
            <w:color w:val="222222"/>
            <w:sz w:val="20"/>
            <w:szCs w:val="20"/>
            <w:shd w:val="clear" w:color="auto" w:fill="FFFFFF"/>
          </w:rPr>
          <w:t xml:space="preserve">Nicolaisen, </w:t>
        </w:r>
      </w:ins>
      <w:ins w:id="480" w:author="Virginia Nichols" w:date="2024-01-11T15:38:00Z">
        <w:r>
          <w:rPr>
            <w:rFonts w:ascii="Arial" w:hAnsi="Arial" w:cs="Arial"/>
            <w:color w:val="222222"/>
            <w:sz w:val="20"/>
            <w:szCs w:val="20"/>
            <w:shd w:val="clear" w:color="auto" w:fill="FFFFFF"/>
          </w:rPr>
          <w:t xml:space="preserve"> J.E. </w:t>
        </w:r>
      </w:ins>
      <w:ins w:id="481" w:author="Virginia Nichols" w:date="2024-01-11T15:37:00Z">
        <w:r>
          <w:rPr>
            <w:rFonts w:ascii="Arial" w:hAnsi="Arial" w:cs="Arial"/>
            <w:color w:val="222222"/>
            <w:sz w:val="20"/>
            <w:szCs w:val="20"/>
            <w:shd w:val="clear" w:color="auto" w:fill="FFFFFF"/>
          </w:rPr>
          <w:t xml:space="preserve">Olesen, </w:t>
        </w:r>
      </w:ins>
      <w:ins w:id="482" w:author="Virginia Nichols" w:date="2024-01-11T15:38:00Z">
        <w:r>
          <w:rPr>
            <w:rFonts w:ascii="Arial" w:hAnsi="Arial" w:cs="Arial"/>
            <w:color w:val="222222"/>
            <w:sz w:val="20"/>
            <w:szCs w:val="20"/>
            <w:shd w:val="clear" w:color="auto" w:fill="FFFFFF"/>
          </w:rPr>
          <w:t>T.E.</w:t>
        </w:r>
      </w:ins>
      <w:ins w:id="483" w:author="Virginia Nichols" w:date="2024-01-11T15:37:00Z">
        <w:r>
          <w:rPr>
            <w:rFonts w:ascii="Arial" w:hAnsi="Arial" w:cs="Arial"/>
            <w:color w:val="222222"/>
            <w:sz w:val="20"/>
            <w:szCs w:val="20"/>
            <w:shd w:val="clear" w:color="auto" w:fill="FFFFFF"/>
          </w:rPr>
          <w:t xml:space="preserve"> Crews, </w:t>
        </w:r>
      </w:ins>
      <w:ins w:id="484" w:author="Virginia Nichols" w:date="2024-01-11T15:38:00Z">
        <w:r>
          <w:rPr>
            <w:rFonts w:ascii="Arial" w:hAnsi="Arial" w:cs="Arial"/>
            <w:color w:val="222222"/>
            <w:sz w:val="20"/>
            <w:szCs w:val="20"/>
            <w:shd w:val="clear" w:color="auto" w:fill="FFFFFF"/>
          </w:rPr>
          <w:t>P.</w:t>
        </w:r>
      </w:ins>
      <w:ins w:id="485" w:author="Virginia Nichols" w:date="2024-01-11T15:37:00Z">
        <w:r>
          <w:rPr>
            <w:rFonts w:ascii="Arial" w:hAnsi="Arial" w:cs="Arial"/>
            <w:color w:val="222222"/>
            <w:sz w:val="20"/>
            <w:szCs w:val="20"/>
            <w:shd w:val="clear" w:color="auto" w:fill="FFFFFF"/>
          </w:rPr>
          <w:t xml:space="preserve"> Hinsinger, </w:t>
        </w:r>
      </w:ins>
      <w:ins w:id="486" w:author="Virginia Nichols" w:date="2024-01-11T15:39:00Z">
        <w:r>
          <w:rPr>
            <w:rFonts w:ascii="Arial" w:hAnsi="Arial" w:cs="Arial"/>
            <w:color w:val="222222"/>
            <w:sz w:val="20"/>
            <w:szCs w:val="20"/>
            <w:shd w:val="clear" w:color="auto" w:fill="FFFFFF"/>
          </w:rPr>
          <w:t>J.</w:t>
        </w:r>
      </w:ins>
      <w:ins w:id="487" w:author="Virginia Nichols" w:date="2024-01-11T15:38:00Z">
        <w:r>
          <w:rPr>
            <w:rFonts w:ascii="Arial" w:hAnsi="Arial" w:cs="Arial"/>
            <w:color w:val="222222"/>
            <w:sz w:val="20"/>
            <w:szCs w:val="20"/>
            <w:shd w:val="clear" w:color="auto" w:fill="FFFFFF"/>
          </w:rPr>
          <w:t>Kirekegaard</w:t>
        </w:r>
      </w:ins>
      <w:ins w:id="488" w:author="Virginia Nichols" w:date="2024-01-11T15:39:00Z">
        <w:r>
          <w:rPr>
            <w:rFonts w:ascii="Arial" w:hAnsi="Arial" w:cs="Arial"/>
            <w:color w:val="222222"/>
            <w:sz w:val="20"/>
            <w:szCs w:val="20"/>
            <w:shd w:val="clear" w:color="auto" w:fill="FFFFFF"/>
          </w:rPr>
          <w:t xml:space="preserve">, A. </w:t>
        </w:r>
      </w:ins>
      <w:ins w:id="489" w:author="Virginia Nichols" w:date="2024-01-11T15:38:00Z">
        <w:r>
          <w:rPr>
            <w:rFonts w:ascii="Arial" w:hAnsi="Arial" w:cs="Arial"/>
            <w:color w:val="222222"/>
            <w:sz w:val="20"/>
            <w:szCs w:val="20"/>
            <w:shd w:val="clear" w:color="auto" w:fill="FFFFFF"/>
          </w:rPr>
          <w:t>Pierret</w:t>
        </w:r>
      </w:ins>
      <w:ins w:id="490" w:author="Virginia Nichols" w:date="2024-01-11T15:39:00Z">
        <w:r>
          <w:rPr>
            <w:rFonts w:ascii="Arial" w:hAnsi="Arial" w:cs="Arial"/>
            <w:color w:val="222222"/>
            <w:sz w:val="20"/>
            <w:szCs w:val="20"/>
            <w:shd w:val="clear" w:color="auto" w:fill="FFFFFF"/>
          </w:rPr>
          <w:t xml:space="preserve">, D.B. </w:t>
        </w:r>
      </w:ins>
      <w:ins w:id="491" w:author="Virginia Nichols" w:date="2024-01-11T15:37:00Z">
        <w:r>
          <w:rPr>
            <w:rFonts w:ascii="Arial" w:hAnsi="Arial" w:cs="Arial"/>
            <w:color w:val="222222"/>
            <w:sz w:val="20"/>
            <w:szCs w:val="20"/>
            <w:shd w:val="clear" w:color="auto" w:fill="FFFFFF"/>
          </w:rPr>
          <w:t>Dresbøll. 2020. Digging deeper for agricultural resources, the value of deep rooting. </w:t>
        </w:r>
        <w:r>
          <w:rPr>
            <w:rFonts w:ascii="Arial" w:hAnsi="Arial" w:cs="Arial"/>
            <w:i/>
            <w:iCs/>
            <w:color w:val="222222"/>
            <w:sz w:val="20"/>
            <w:szCs w:val="20"/>
            <w:shd w:val="clear" w:color="auto" w:fill="FFFFFF"/>
          </w:rPr>
          <w:t>Trends in Plant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(4)</w:t>
        </w:r>
      </w:ins>
      <w:ins w:id="492" w:author="Virginia Nichols" w:date="2024-01-11T15:39:00Z">
        <w:r>
          <w:rPr>
            <w:rFonts w:ascii="Arial" w:hAnsi="Arial" w:cs="Arial"/>
            <w:color w:val="222222"/>
            <w:sz w:val="20"/>
            <w:szCs w:val="20"/>
            <w:shd w:val="clear" w:color="auto" w:fill="FFFFFF"/>
          </w:rPr>
          <w:t>:</w:t>
        </w:r>
      </w:ins>
      <w:ins w:id="493" w:author="Virginia Nichols" w:date="2024-01-11T15:37:00Z">
        <w:r>
          <w:rPr>
            <w:rFonts w:ascii="Arial" w:hAnsi="Arial" w:cs="Arial"/>
            <w:color w:val="222222"/>
            <w:sz w:val="20"/>
            <w:szCs w:val="20"/>
            <w:shd w:val="clear" w:color="auto" w:fill="FFFFFF"/>
          </w:rPr>
          <w:t>406-417.</w:t>
        </w:r>
      </w:ins>
    </w:p>
    <w:p w14:paraId="40F93E6E" w14:textId="20E117A8" w:rsidR="008C4354" w:rsidRPr="00C718B4" w:rsidRDefault="008C4354" w:rsidP="008C4354">
      <w:pPr>
        <w:pStyle w:val="References"/>
        <w:spacing w:line="480" w:lineRule="auto"/>
        <w:rPr>
          <w:color w:val="auto"/>
        </w:rPr>
      </w:pPr>
      <w:r w:rsidRPr="00C718B4">
        <w:rPr>
          <w:color w:val="auto"/>
        </w:rPr>
        <w:t>Tron, S., G. Bodner, F. Laio, L. Ridolfi, and D. Leitner. 2015. Can diversity in root architecture explain plant water use efficiency? A modeling study. Ecological Modelling 312: 200–210. doi: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Varvel, G.E. 2000. Crop rotation and nitrogen effects on normalized grain yields in a long-term study. Agronomy Journal 92(5): 938–941. doi: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Vogel, A.M., and F.E. Below. 2018. Hybrid selection and agronomic management to lessen the continuous corn yield penalty. Agronomy 2018, Vol. 8, Page 228 8(10): 228. doi: 10.3390/AGRONOMY8100228.</w:t>
      </w:r>
    </w:p>
    <w:p w14:paraId="38FC6810" w14:textId="77777777" w:rsidR="008C4354" w:rsidRPr="00C718B4" w:rsidRDefault="008C4354" w:rsidP="008C4354">
      <w:pPr>
        <w:pStyle w:val="References"/>
        <w:spacing w:line="480" w:lineRule="auto"/>
        <w:rPr>
          <w:color w:val="auto"/>
        </w:rPr>
      </w:pPr>
      <w:r w:rsidRPr="00C718B4">
        <w:rPr>
          <w:color w:val="auto"/>
        </w:rPr>
        <w:lastRenderedPageBreak/>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C718B4" w:rsidRDefault="008C4354" w:rsidP="008C4354">
      <w:pPr>
        <w:pStyle w:val="References"/>
        <w:spacing w:line="480" w:lineRule="auto"/>
        <w:rPr>
          <w:color w:val="auto"/>
        </w:rPr>
      </w:pPr>
      <w:r w:rsidRPr="00C718B4">
        <w:rPr>
          <w:color w:val="auto"/>
        </w:rPr>
        <w:t>Wickham, H., M. Averick, J. Bryan, W. Chang, L. McGowan, et al. 2019. Welcome to the Tidyverse. Journal of Open Source Software 4(43): 1686. doi: 10.21105/joss.01686.</w:t>
      </w:r>
    </w:p>
    <w:p w14:paraId="5E1FAFF5" w14:textId="7DB61B5E" w:rsidR="008C4354" w:rsidRPr="00C718B4" w:rsidRDefault="008C4354" w:rsidP="008C4354">
      <w:pPr>
        <w:pStyle w:val="References"/>
        <w:spacing w:line="480" w:lineRule="auto"/>
        <w:rPr>
          <w:color w:val="auto"/>
        </w:rPr>
      </w:pPr>
      <w:r w:rsidRPr="00C718B4">
        <w:rPr>
          <w:color w:val="auto"/>
        </w:rPr>
        <w:t>Wood, S.N. 2011. Fast stable restricted maximum likelihood and marginal likelihood estimation of semiparametric generalized linear models. Journal of the Royal Statistical Society. Series B: Statistical Methodology 73(1): 3–36. doi: 10.1111/J.1467-9868.2010.00749.X.</w:t>
      </w:r>
    </w:p>
    <w:p w14:paraId="4CBBB72D" w14:textId="1299AECC" w:rsidR="00C109B8" w:rsidRPr="00C718B4" w:rsidRDefault="00C109B8" w:rsidP="00C109B8">
      <w:pPr>
        <w:pStyle w:val="References"/>
        <w:spacing w:line="480" w:lineRule="auto"/>
        <w:rPr>
          <w:color w:val="auto"/>
        </w:rPr>
      </w:pPr>
      <w:r w:rsidRPr="00C718B4">
        <w:rPr>
          <w:color w:val="auto"/>
        </w:rPr>
        <w:t>Zhang, X., Wan, H., Zwiers, F.W., Hegerl, G.C. and Min, S.K., 2013. Attributing intensification of precipitation extremes to human influence. Geophysical Research Letters, 40(19), pp.5252-5257.  </w:t>
      </w:r>
      <w:hyperlink r:id="rId28"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494" w:name="_Toc83115545"/>
      <w:r w:rsidRPr="00C718B4">
        <w:t>Appendix. Supplementary Material</w:t>
      </w:r>
      <w:bookmarkEnd w:id="494"/>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2A0D80BD" w14:textId="08FB51C4" w:rsidR="008C4354" w:rsidRPr="00C718B4" w:rsidRDefault="008C4354" w:rsidP="008C4354">
      <w:pPr>
        <w:spacing w:line="480" w:lineRule="auto"/>
      </w:pPr>
      <w:r w:rsidRPr="00C718B4">
        <w:rPr>
          <w:b/>
          <w:bCs/>
        </w:rPr>
        <w:t>Figure S1</w:t>
      </w:r>
      <w:r w:rsidRPr="00C718B4">
        <w:t xml:space="preserve"> – Maximum rooting depth over time </w:t>
      </w:r>
      <w:r w:rsidR="002B692A" w:rsidRPr="00C718B4">
        <w:t xml:space="preserve">raw </w:t>
      </w:r>
      <w:r w:rsidRPr="00C718B4">
        <w:t>dataset</w:t>
      </w:r>
    </w:p>
    <w:p w14:paraId="63108F63" w14:textId="77777777" w:rsidR="008C4354" w:rsidRPr="00C718B4" w:rsidRDefault="008C4354" w:rsidP="008C4354">
      <w:pPr>
        <w:spacing w:line="480" w:lineRule="auto"/>
      </w:pPr>
      <w:r w:rsidRPr="00C718B4">
        <w:rPr>
          <w:b/>
          <w:bCs/>
        </w:rPr>
        <w:t xml:space="preserve">Figure S2 </w:t>
      </w:r>
      <w:r w:rsidRPr="00C718B4">
        <w:t>- Maximum rooting depth by year fitted values</w:t>
      </w:r>
    </w:p>
    <w:p w14:paraId="46EACAD0" w14:textId="2AE2E233" w:rsidR="008C4354" w:rsidRPr="00C718B4" w:rsidRDefault="008C4354" w:rsidP="008C4354">
      <w:pPr>
        <w:spacing w:line="480" w:lineRule="auto"/>
      </w:pPr>
      <w:r w:rsidRPr="00C718B4">
        <w:rPr>
          <w:b/>
          <w:bCs/>
        </w:rPr>
        <w:t>Figure S</w:t>
      </w:r>
      <w:r w:rsidR="00A15CFF" w:rsidRPr="00C718B4">
        <w:rPr>
          <w:b/>
          <w:bCs/>
        </w:rPr>
        <w:t>3</w:t>
      </w:r>
      <w:r w:rsidRPr="00C718B4">
        <w:rPr>
          <w:b/>
          <w:bCs/>
        </w:rPr>
        <w:t xml:space="preserve"> </w:t>
      </w:r>
      <w:r w:rsidRPr="00C718B4">
        <w:t>- Yields, biomass over time, growth rate over time, harvest index, 500-kernal grain weight</w:t>
      </w:r>
    </w:p>
    <w:p w14:paraId="7E2DED78" w14:textId="0DC391E3" w:rsidR="00A15CFF" w:rsidRPr="00C718B4" w:rsidRDefault="00A15CFF" w:rsidP="00A15CFF">
      <w:pPr>
        <w:spacing w:line="480" w:lineRule="auto"/>
      </w:pPr>
      <w:r w:rsidRPr="00C718B4">
        <w:rPr>
          <w:b/>
          <w:bCs/>
        </w:rPr>
        <w:t xml:space="preserve">Figure S4 </w:t>
      </w:r>
      <w:r w:rsidRPr="00C718B4">
        <w:t>– Root to shoot ratios for 2019 and 2020</w:t>
      </w:r>
    </w:p>
    <w:p w14:paraId="38737364" w14:textId="77777777" w:rsidR="008C4354" w:rsidRPr="00C718B4" w:rsidRDefault="008C4354" w:rsidP="008C4354">
      <w:pPr>
        <w:spacing w:line="480" w:lineRule="auto"/>
      </w:pPr>
      <w:r w:rsidRPr="00C718B4">
        <w:rPr>
          <w:b/>
          <w:bCs/>
        </w:rPr>
        <w:lastRenderedPageBreak/>
        <w:t xml:space="preserve">Figure S5 </w:t>
      </w:r>
      <w:r w:rsidRPr="00C718B4">
        <w:t>- Soil penetration resistance by depth at various sampling points, approximate depths of tillage operations are provided for reference</w:t>
      </w:r>
    </w:p>
    <w:p w14:paraId="401E9766" w14:textId="77777777"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t>Figure S6</w:t>
      </w:r>
      <w:r w:rsidRPr="00C718B4">
        <w:t xml:space="preserve"> -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points represent individual sensor values, lines the estimated values, and ribbons the 95% confidence interval around the estimates</w:t>
      </w:r>
    </w:p>
    <w:p w14:paraId="36CDD90E" w14:textId="77777777" w:rsidR="008C4354" w:rsidRPr="00C718B4" w:rsidRDefault="008C4354" w:rsidP="008C4354">
      <w:pPr>
        <w:spacing w:line="480" w:lineRule="auto"/>
      </w:pPr>
    </w:p>
    <w:p w14:paraId="120CC5D5" w14:textId="77777777" w:rsidR="008C4354" w:rsidRPr="00C718B4" w:rsidRDefault="008C4354" w:rsidP="008C4354">
      <w:pPr>
        <w:spacing w:line="480" w:lineRule="auto"/>
      </w:pPr>
      <w:r w:rsidRPr="00C718B4">
        <w:t>The following tables are included as supplementary material:</w:t>
      </w:r>
    </w:p>
    <w:p w14:paraId="15F5BDA8" w14:textId="2279AA8D" w:rsidR="00FD7744" w:rsidRPr="00C718B4" w:rsidRDefault="00FD7744" w:rsidP="00FD7744">
      <w:pPr>
        <w:spacing w:line="480" w:lineRule="auto"/>
      </w:pPr>
      <w:r w:rsidRPr="00C718B4">
        <w:rPr>
          <w:b/>
          <w:bCs/>
        </w:rPr>
        <w:t xml:space="preserve">Table S1 </w:t>
      </w:r>
      <w:r w:rsidRPr="00C718B4">
        <w:t>- Summary of ‘background’ root samples taken shortly before maize planting</w:t>
      </w:r>
    </w:p>
    <w:p w14:paraId="65BCAE1E" w14:textId="2E5A12C7" w:rsidR="00196245" w:rsidRPr="00C718B4" w:rsidRDefault="00196245" w:rsidP="00196245">
      <w:pPr>
        <w:spacing w:line="480" w:lineRule="auto"/>
      </w:pPr>
      <w:r w:rsidRPr="00C718B4">
        <w:rPr>
          <w:b/>
          <w:bCs/>
        </w:rPr>
        <w:t>Table S2</w:t>
      </w:r>
      <w:r w:rsidRPr="00C718B4">
        <w:t xml:space="preserve"> - Summary of fixed effect tests on root mass</w:t>
      </w:r>
    </w:p>
    <w:p w14:paraId="12911E5F" w14:textId="6962A323" w:rsidR="00EC58E2" w:rsidRPr="00C718B4" w:rsidRDefault="00EC58E2" w:rsidP="00EC58E2">
      <w:pPr>
        <w:spacing w:line="480" w:lineRule="auto"/>
      </w:pPr>
      <w:r w:rsidRPr="00C718B4">
        <w:rPr>
          <w:b/>
          <w:bCs/>
        </w:rPr>
        <w:t>Table S3</w:t>
      </w:r>
      <w:r w:rsidRPr="00C718B4">
        <w:t xml:space="preserve"> - Summary of root mass added contrasts for the complex versus </w:t>
      </w:r>
      <w:del w:id="495" w:author="Virginia Nichols" w:date="2024-01-11T16:11:00Z">
        <w:r w:rsidRPr="00C718B4" w:rsidDel="00CD0A36">
          <w:delText>simple rotation</w:delText>
        </w:r>
      </w:del>
      <w:ins w:id="496" w:author="Virginia Nichols" w:date="2024-01-11T16:11:00Z">
        <w:r w:rsidR="00CD0A36">
          <w:t>short rotation</w:t>
        </w:r>
      </w:ins>
      <w:r w:rsidRPr="00C718B4">
        <w:t xml:space="preserve"> at each depth</w:t>
      </w:r>
    </w:p>
    <w:p w14:paraId="4BA3D054" w14:textId="5CECFDEF" w:rsidR="00196245" w:rsidRPr="00C718B4" w:rsidRDefault="00196245" w:rsidP="00196245">
      <w:pPr>
        <w:spacing w:line="480" w:lineRule="auto"/>
      </w:pPr>
      <w:r w:rsidRPr="00C718B4">
        <w:rPr>
          <w:b/>
          <w:bCs/>
        </w:rPr>
        <w:t>Table S</w:t>
      </w:r>
      <w:r w:rsidR="00EC58E2" w:rsidRPr="00C718B4">
        <w:rPr>
          <w:b/>
          <w:bCs/>
        </w:rPr>
        <w:t>4</w:t>
      </w:r>
      <w:r w:rsidRPr="00C718B4">
        <w:t xml:space="preserve"> – Summary of above-ground growth-analysis and</w:t>
      </w:r>
      <w:r w:rsidR="00A51F4B" w:rsidRPr="00C718B4">
        <w:t xml:space="preserve"> rooting depth non-linear parameter fits</w:t>
      </w:r>
    </w:p>
    <w:p w14:paraId="1AE9C609" w14:textId="77777777" w:rsidR="008C4354" w:rsidRPr="00C718B4" w:rsidRDefault="008C4354" w:rsidP="008C4354">
      <w:pPr>
        <w:spacing w:line="480" w:lineRule="auto"/>
      </w:pPr>
    </w:p>
    <w:p w14:paraId="778D29EA"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C718B4" w:rsidRDefault="008C4354" w:rsidP="008C4354">
      <w:pPr>
        <w:pStyle w:val="CaptionSpecAPA"/>
        <w:spacing w:line="480" w:lineRule="auto"/>
        <w:rPr>
          <w:color w:val="auto"/>
        </w:rPr>
      </w:pPr>
      <w:r w:rsidRPr="00C718B4">
        <w:rPr>
          <w:color w:val="auto"/>
        </w:rPr>
        <w:t xml:space="preserve">Figure S1. Rooting depth over time dataset. </w:t>
      </w:r>
    </w:p>
    <w:p w14:paraId="4906148E" w14:textId="77777777" w:rsidR="008C4354" w:rsidRPr="00C718B4" w:rsidRDefault="008C4354" w:rsidP="008C4354">
      <w:pPr>
        <w:pStyle w:val="Body"/>
        <w:rPr>
          <w:color w:val="auto"/>
        </w:rPr>
      </w:pPr>
    </w:p>
    <w:p w14:paraId="094F6A60"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6C81E154" w:rsidR="008C4354" w:rsidRPr="00C718B4" w:rsidRDefault="008C4354" w:rsidP="008C4354">
      <w:pPr>
        <w:pStyle w:val="CaptionSpecAPA"/>
        <w:spacing w:line="480" w:lineRule="auto"/>
        <w:rPr>
          <w:color w:val="auto"/>
        </w:rPr>
      </w:pPr>
      <w:r w:rsidRPr="00C718B4">
        <w:rPr>
          <w:color w:val="auto"/>
        </w:rPr>
        <w:t>Figure S2. Model estimates for rooting depth by year with shading representing 95% confidence intervals</w:t>
      </w:r>
      <w:r w:rsidR="002B692A" w:rsidRPr="00C718B4">
        <w:rPr>
          <w:color w:val="auto"/>
        </w:rPr>
        <w:t xml:space="preserve"> without predictive smoothing</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2E63F73D"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3.</w:t>
      </w:r>
      <w:r w:rsidRPr="00C718B4">
        <w:rPr>
          <w:color w:val="auto"/>
        </w:rPr>
        <w:t xml:space="preserve"> Yields, biomass over time, growth rate over time, harvest index, 500-kernal grain weight</w:t>
      </w:r>
    </w:p>
    <w:p w14:paraId="1E972CC1" w14:textId="77777777" w:rsidR="00A15CFF" w:rsidRPr="00C718B4" w:rsidRDefault="00A15CFF" w:rsidP="00A15CFF">
      <w:pPr>
        <w:pStyle w:val="Body"/>
        <w:rPr>
          <w:color w:val="auto"/>
        </w:rPr>
      </w:pPr>
      <w:r w:rsidRPr="00C718B4">
        <w:rPr>
          <w:noProof/>
          <w:color w:val="auto"/>
        </w:rPr>
        <w:lastRenderedPageBreak/>
        <w:drawing>
          <wp:inline distT="0" distB="0" distL="0" distR="0" wp14:anchorId="1CF82B49" wp14:editId="77A156A0">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2"/>
                    <a:stretch>
                      <a:fillRect/>
                    </a:stretch>
                  </pic:blipFill>
                  <pic:spPr>
                    <a:xfrm>
                      <a:off x="0" y="0"/>
                      <a:ext cx="5943600" cy="4907915"/>
                    </a:xfrm>
                    <a:prstGeom prst="rect">
                      <a:avLst/>
                    </a:prstGeom>
                  </pic:spPr>
                </pic:pic>
              </a:graphicData>
            </a:graphic>
          </wp:inline>
        </w:drawing>
      </w:r>
    </w:p>
    <w:p w14:paraId="289CA87A" w14:textId="77777777" w:rsidR="00A15CFF" w:rsidRPr="00C718B4" w:rsidRDefault="00A15CFF" w:rsidP="00A15CFF">
      <w:pPr>
        <w:pStyle w:val="CaptionSpecAPA"/>
        <w:spacing w:line="480" w:lineRule="auto"/>
        <w:rPr>
          <w:color w:val="auto"/>
        </w:rPr>
      </w:pPr>
      <w:r w:rsidRPr="00C718B4">
        <w:rPr>
          <w:color w:val="auto"/>
        </w:rPr>
        <w:t>Figure S4. Root to shoot ratios for 2019 and 2020, with means and standard errors presented as large points and vertical lines</w:t>
      </w:r>
    </w:p>
    <w:p w14:paraId="7C28EF1F" w14:textId="77777777" w:rsidR="00A15CFF" w:rsidRPr="00C718B4" w:rsidRDefault="00A15CFF" w:rsidP="00A15CFF">
      <w:pPr>
        <w:pStyle w:val="Body"/>
        <w:rPr>
          <w:color w:val="auto"/>
        </w:rPr>
      </w:pPr>
    </w:p>
    <w:p w14:paraId="6E344726" w14:textId="77777777" w:rsidR="008C4354" w:rsidRPr="00C718B4" w:rsidRDefault="008C4354" w:rsidP="008C4354">
      <w:pPr>
        <w:pStyle w:val="NoSpacing"/>
        <w:keepNext/>
        <w:spacing w:line="480" w:lineRule="auto"/>
        <w:jc w:val="center"/>
      </w:pPr>
      <w:r w:rsidRPr="00C718B4">
        <w:rPr>
          <w:noProof/>
        </w:rPr>
        <w:lastRenderedPageBreak/>
        <w:drawing>
          <wp:inline distT="0" distB="0" distL="0" distR="0" wp14:anchorId="168C0FA1" wp14:editId="79E4DE0E">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F78A575"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5.</w:t>
      </w:r>
      <w:r w:rsidRPr="00C718B4">
        <w:rPr>
          <w:color w:val="auto"/>
        </w:rPr>
        <w:t xml:space="preserve"> Soil penetration resistance by depth at various sampling points, approximate depths of tillage operations are provided for reference</w:t>
      </w:r>
    </w:p>
    <w:p w14:paraId="4DDA7CFF" w14:textId="77777777" w:rsidR="008C4354" w:rsidRPr="00C718B4" w:rsidRDefault="008C4354" w:rsidP="008C4354">
      <w:pPr>
        <w:pStyle w:val="Body"/>
        <w:rPr>
          <w:color w:val="auto"/>
        </w:rPr>
      </w:pPr>
    </w:p>
    <w:p w14:paraId="51FA19B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D9B64A0" wp14:editId="67E5E73C">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126FAEAC"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t>Figure S</w:t>
      </w:r>
      <w:r w:rsidR="00A15CFF" w:rsidRPr="00C718B4">
        <w:rPr>
          <w:color w:val="auto"/>
        </w:rPr>
        <w:t>6</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p>
    <w:p w14:paraId="0CD5827D" w14:textId="77777777" w:rsidR="008C4354" w:rsidRPr="00C718B4" w:rsidRDefault="008C4354" w:rsidP="008C4354">
      <w:pPr>
        <w:pStyle w:val="Body"/>
        <w:rPr>
          <w:color w:val="auto"/>
        </w:rPr>
      </w:pPr>
    </w:p>
    <w:p w14:paraId="75FB9AA3" w14:textId="77777777" w:rsidR="008C4354" w:rsidRPr="00C718B4" w:rsidRDefault="008C4354" w:rsidP="008C4354">
      <w:pPr>
        <w:pStyle w:val="Body"/>
        <w:rPr>
          <w:color w:val="auto"/>
        </w:rPr>
      </w:pPr>
    </w:p>
    <w:p w14:paraId="50685AB9" w14:textId="77777777" w:rsidR="008C4354" w:rsidRPr="00C718B4" w:rsidRDefault="008C4354" w:rsidP="008C4354">
      <w:pPr>
        <w:pStyle w:val="Body"/>
        <w:rPr>
          <w:color w:val="auto"/>
        </w:rPr>
      </w:pPr>
    </w:p>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20C23085" w:rsidR="00FD7744" w:rsidRPr="00C718B4" w:rsidRDefault="00FD7744" w:rsidP="00FD7744">
      <w:pPr>
        <w:spacing w:line="480" w:lineRule="auto"/>
        <w:rPr>
          <w:i/>
          <w:iCs/>
        </w:rPr>
      </w:pPr>
      <w:r w:rsidRPr="00C718B4">
        <w:rPr>
          <w:b/>
          <w:bCs/>
          <w:i/>
          <w:iCs/>
        </w:rPr>
        <w:lastRenderedPageBreak/>
        <w:t>Table S1</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Change w:id="497">
          <w:tblGrid>
            <w:gridCol w:w="960"/>
            <w:gridCol w:w="1065"/>
            <w:gridCol w:w="1935"/>
            <w:gridCol w:w="2070"/>
          </w:tblGrid>
        </w:tblGridChange>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08196DC1" w:rsidR="00377C5A" w:rsidRPr="00C718B4" w:rsidRDefault="00377C5A" w:rsidP="00377C5A">
            <w:pPr>
              <w:spacing w:before="0" w:after="0"/>
              <w:jc w:val="center"/>
              <w:rPr>
                <w:rFonts w:ascii="Calibri" w:eastAsia="Times New Roman" w:hAnsi="Calibri" w:cs="Calibri"/>
                <w:b/>
                <w:bCs/>
                <w:sz w:val="22"/>
              </w:rPr>
            </w:pPr>
            <w:del w:id="498" w:author="Virginia Nichols" w:date="2024-01-11T16:11:00Z">
              <w:r w:rsidRPr="00C718B4" w:rsidDel="00CD0A36">
                <w:rPr>
                  <w:rFonts w:ascii="Calibri" w:eastAsia="Times New Roman" w:hAnsi="Calibri" w:cs="Calibri"/>
                  <w:b/>
                  <w:bCs/>
                  <w:sz w:val="22"/>
                </w:rPr>
                <w:delText>Simple Rotation</w:delText>
              </w:r>
            </w:del>
            <w:ins w:id="499" w:author="Virginia Nichols" w:date="2024-01-11T16:11:00Z">
              <w:r w:rsidR="00CD0A36">
                <w:rPr>
                  <w:rFonts w:ascii="Calibri" w:eastAsia="Times New Roman" w:hAnsi="Calibri" w:cs="Calibri"/>
                  <w:b/>
                  <w:bCs/>
                  <w:sz w:val="22"/>
                </w:rPr>
                <w:t>Short rotation</w:t>
              </w:r>
            </w:ins>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64B8304F" w:rsidR="00377C5A" w:rsidRPr="00C718B4" w:rsidRDefault="00377C5A" w:rsidP="00377C5A">
            <w:pPr>
              <w:spacing w:before="0" w:after="0"/>
              <w:jc w:val="center"/>
              <w:rPr>
                <w:rFonts w:ascii="Calibri" w:eastAsia="Times New Roman" w:hAnsi="Calibri" w:cs="Calibri"/>
                <w:b/>
                <w:bCs/>
                <w:sz w:val="22"/>
              </w:rPr>
            </w:pPr>
            <w:del w:id="500" w:author="Virginia Nichols" w:date="2024-01-11T16:10:00Z">
              <w:r w:rsidRPr="00C718B4" w:rsidDel="00CD0A36">
                <w:rPr>
                  <w:rFonts w:ascii="Calibri" w:eastAsia="Times New Roman" w:hAnsi="Calibri" w:cs="Calibri"/>
                  <w:b/>
                  <w:bCs/>
                  <w:sz w:val="22"/>
                </w:rPr>
                <w:delText>Complex Rotation</w:delText>
              </w:r>
            </w:del>
            <w:ins w:id="501" w:author="Virginia Nichols" w:date="2024-01-11T16:10:00Z">
              <w:r w:rsidR="00CD0A36">
                <w:rPr>
                  <w:rFonts w:ascii="Calibri" w:eastAsia="Times New Roman" w:hAnsi="Calibri" w:cs="Calibri"/>
                  <w:b/>
                  <w:bCs/>
                  <w:sz w:val="22"/>
                </w:rPr>
                <w:t>Extended rotation</w:t>
              </w:r>
            </w:ins>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Root Material (kg ha</w:t>
            </w:r>
            <w:r w:rsidRPr="00C718B4">
              <w:rPr>
                <w:rFonts w:ascii="Calibri" w:eastAsia="Times New Roman" w:hAnsi="Calibri" w:cs="Calibri"/>
                <w:i/>
                <w:iCs/>
                <w:sz w:val="22"/>
                <w:vertAlign w:val="superscript"/>
              </w:rPr>
              <w:t>-1</w:t>
            </w:r>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ins w:id="502" w:author="Virginia Nichols" w:date="2024-01-11T16:14:00Z"/>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ins w:id="503" w:author="Virginia Nichols" w:date="2024-01-11T16:14:00Z"/>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483379" w:rsidRDefault="00483379" w:rsidP="00377C5A">
            <w:pPr>
              <w:spacing w:before="0" w:after="0"/>
              <w:jc w:val="center"/>
              <w:rPr>
                <w:ins w:id="504" w:author="Virginia Nichols" w:date="2024-01-11T16:14:00Z"/>
                <w:rFonts w:ascii="Calibri" w:eastAsia="Times New Roman" w:hAnsi="Calibri" w:cs="Calibri"/>
                <w:i/>
                <w:iCs/>
                <w:sz w:val="22"/>
                <w:rPrChange w:id="505" w:author="Virginia Nichols" w:date="2024-01-11T16:16:00Z">
                  <w:rPr>
                    <w:ins w:id="506" w:author="Virginia Nichols" w:date="2024-01-11T16:14:00Z"/>
                    <w:rFonts w:ascii="Calibri" w:eastAsia="Times New Roman" w:hAnsi="Calibri" w:cs="Calibri"/>
                    <w:sz w:val="22"/>
                  </w:rPr>
                </w:rPrChange>
              </w:rPr>
            </w:pPr>
            <w:ins w:id="507" w:author="Virginia Nichols" w:date="2024-01-11T16:14:00Z">
              <w:r w:rsidRPr="00483379">
                <w:rPr>
                  <w:rFonts w:ascii="Calibri" w:eastAsia="Times New Roman" w:hAnsi="Calibri" w:cs="Calibri"/>
                  <w:i/>
                  <w:iCs/>
                  <w:sz w:val="22"/>
                  <w:rPrChange w:id="508" w:author="Virginia Nichols" w:date="2024-01-11T16:16:00Z">
                    <w:rPr>
                      <w:rFonts w:ascii="Calibri" w:eastAsia="Times New Roman" w:hAnsi="Calibri" w:cs="Calibri"/>
                      <w:sz w:val="22"/>
                    </w:rPr>
                  </w:rPrChange>
                </w:rPr>
                <w:t>Mean</w:t>
              </w:r>
            </w:ins>
          </w:p>
        </w:tc>
        <w:tc>
          <w:tcPr>
            <w:tcW w:w="1935" w:type="dxa"/>
            <w:tcBorders>
              <w:top w:val="nil"/>
              <w:left w:val="nil"/>
              <w:bottom w:val="nil"/>
              <w:right w:val="nil"/>
            </w:tcBorders>
            <w:shd w:val="clear" w:color="auto" w:fill="auto"/>
            <w:noWrap/>
            <w:vAlign w:val="center"/>
          </w:tcPr>
          <w:p w14:paraId="32DBAEC1" w14:textId="673DF5E7" w:rsidR="00483379" w:rsidRPr="00483379" w:rsidRDefault="00483379" w:rsidP="00377C5A">
            <w:pPr>
              <w:spacing w:before="0" w:after="0"/>
              <w:jc w:val="center"/>
              <w:rPr>
                <w:ins w:id="509" w:author="Virginia Nichols" w:date="2024-01-11T16:14:00Z"/>
                <w:rFonts w:ascii="Calibri" w:eastAsia="Times New Roman" w:hAnsi="Calibri" w:cs="Calibri"/>
                <w:i/>
                <w:iCs/>
                <w:sz w:val="22"/>
                <w:rPrChange w:id="510" w:author="Virginia Nichols" w:date="2024-01-11T16:16:00Z">
                  <w:rPr>
                    <w:ins w:id="511" w:author="Virginia Nichols" w:date="2024-01-11T16:14:00Z"/>
                    <w:rFonts w:ascii="Calibri" w:eastAsia="Times New Roman" w:hAnsi="Calibri" w:cs="Calibri"/>
                    <w:sz w:val="22"/>
                  </w:rPr>
                </w:rPrChange>
              </w:rPr>
            </w:pPr>
            <w:ins w:id="512" w:author="Virginia Nichols" w:date="2024-01-11T16:15:00Z">
              <w:r w:rsidRPr="00483379">
                <w:rPr>
                  <w:rFonts w:ascii="Calibri" w:eastAsia="Times New Roman" w:hAnsi="Calibri" w:cs="Calibri"/>
                  <w:i/>
                  <w:iCs/>
                  <w:sz w:val="22"/>
                  <w:rPrChange w:id="513" w:author="Virginia Nichols" w:date="2024-01-11T16:16:00Z">
                    <w:rPr>
                      <w:rFonts w:ascii="Calibri" w:eastAsia="Times New Roman" w:hAnsi="Calibri" w:cs="Calibri"/>
                      <w:sz w:val="22"/>
                    </w:rPr>
                  </w:rPrChange>
                </w:rPr>
                <w:t>222</w:t>
              </w:r>
            </w:ins>
          </w:p>
        </w:tc>
        <w:tc>
          <w:tcPr>
            <w:tcW w:w="2070" w:type="dxa"/>
            <w:tcBorders>
              <w:top w:val="nil"/>
              <w:left w:val="nil"/>
              <w:bottom w:val="nil"/>
              <w:right w:val="nil"/>
            </w:tcBorders>
            <w:shd w:val="clear" w:color="auto" w:fill="auto"/>
            <w:noWrap/>
            <w:vAlign w:val="center"/>
          </w:tcPr>
          <w:p w14:paraId="30CBF07D" w14:textId="489193AA" w:rsidR="00483379" w:rsidRPr="00483379" w:rsidRDefault="00483379" w:rsidP="00377C5A">
            <w:pPr>
              <w:spacing w:before="0" w:after="0"/>
              <w:jc w:val="center"/>
              <w:rPr>
                <w:ins w:id="514" w:author="Virginia Nichols" w:date="2024-01-11T16:14:00Z"/>
                <w:rFonts w:ascii="Calibri" w:eastAsia="Times New Roman" w:hAnsi="Calibri" w:cs="Calibri"/>
                <w:i/>
                <w:iCs/>
                <w:sz w:val="22"/>
                <w:rPrChange w:id="515" w:author="Virginia Nichols" w:date="2024-01-11T16:16:00Z">
                  <w:rPr>
                    <w:ins w:id="516" w:author="Virginia Nichols" w:date="2024-01-11T16:14:00Z"/>
                    <w:rFonts w:ascii="Calibri" w:eastAsia="Times New Roman" w:hAnsi="Calibri" w:cs="Calibri"/>
                    <w:sz w:val="22"/>
                  </w:rPr>
                </w:rPrChange>
              </w:rPr>
            </w:pPr>
            <w:ins w:id="517" w:author="Virginia Nichols" w:date="2024-01-11T16:15:00Z">
              <w:r w:rsidRPr="00483379">
                <w:rPr>
                  <w:rFonts w:ascii="Calibri" w:eastAsia="Times New Roman" w:hAnsi="Calibri" w:cs="Calibri"/>
                  <w:i/>
                  <w:iCs/>
                  <w:sz w:val="22"/>
                  <w:rPrChange w:id="518" w:author="Virginia Nichols" w:date="2024-01-11T16:16:00Z">
                    <w:rPr>
                      <w:rFonts w:ascii="Calibri" w:eastAsia="Times New Roman" w:hAnsi="Calibri" w:cs="Calibri"/>
                      <w:sz w:val="22"/>
                    </w:rPr>
                  </w:rPrChange>
                </w:rPr>
                <w:t>614</w:t>
              </w:r>
            </w:ins>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483379">
        <w:tblPrEx>
          <w:tblW w:w="6030" w:type="dxa"/>
          <w:jc w:val="center"/>
          <w:tblPrExChange w:id="519" w:author="Virginia Nichols" w:date="2024-01-11T16:16:00Z">
            <w:tblPrEx>
              <w:tblW w:w="6030" w:type="dxa"/>
              <w:jc w:val="center"/>
            </w:tblPrEx>
          </w:tblPrExChange>
        </w:tblPrEx>
        <w:trPr>
          <w:trHeight w:val="300"/>
          <w:jc w:val="center"/>
          <w:trPrChange w:id="520" w:author="Virginia Nichols" w:date="2024-01-11T16:16:00Z">
            <w:trPr>
              <w:trHeight w:val="300"/>
              <w:jc w:val="center"/>
            </w:trPr>
          </w:trPrChange>
        </w:trPr>
        <w:tc>
          <w:tcPr>
            <w:tcW w:w="960" w:type="dxa"/>
            <w:tcBorders>
              <w:top w:val="nil"/>
              <w:left w:val="nil"/>
              <w:bottom w:val="nil"/>
              <w:right w:val="nil"/>
            </w:tcBorders>
            <w:shd w:val="clear" w:color="auto" w:fill="auto"/>
            <w:noWrap/>
            <w:vAlign w:val="center"/>
            <w:tcPrChange w:id="521" w:author="Virginia Nichols" w:date="2024-01-11T16:16:00Z">
              <w:tcPr>
                <w:tcW w:w="960" w:type="dxa"/>
                <w:tcBorders>
                  <w:top w:val="nil"/>
                  <w:left w:val="nil"/>
                  <w:bottom w:val="single" w:sz="4" w:space="0" w:color="auto"/>
                  <w:right w:val="nil"/>
                </w:tcBorders>
                <w:shd w:val="clear" w:color="auto" w:fill="auto"/>
                <w:noWrap/>
                <w:vAlign w:val="center"/>
              </w:tcPr>
            </w:tcPrChange>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Change w:id="522" w:author="Virginia Nichols" w:date="2024-01-11T16:16:00Z">
              <w:tcPr>
                <w:tcW w:w="1065" w:type="dxa"/>
                <w:tcBorders>
                  <w:top w:val="nil"/>
                  <w:left w:val="nil"/>
                  <w:bottom w:val="single" w:sz="4" w:space="0" w:color="auto"/>
                  <w:right w:val="nil"/>
                </w:tcBorders>
                <w:shd w:val="clear" w:color="auto" w:fill="auto"/>
                <w:noWrap/>
                <w:vAlign w:val="center"/>
                <w:hideMark/>
              </w:tcPr>
            </w:tcPrChange>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Change w:id="523" w:author="Virginia Nichols" w:date="2024-01-11T16:16:00Z">
              <w:tcPr>
                <w:tcW w:w="1935" w:type="dxa"/>
                <w:tcBorders>
                  <w:top w:val="nil"/>
                  <w:left w:val="nil"/>
                  <w:bottom w:val="single" w:sz="4" w:space="0" w:color="auto"/>
                  <w:right w:val="nil"/>
                </w:tcBorders>
                <w:shd w:val="clear" w:color="auto" w:fill="auto"/>
                <w:noWrap/>
                <w:vAlign w:val="center"/>
                <w:hideMark/>
              </w:tcPr>
            </w:tcPrChange>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Change w:id="524" w:author="Virginia Nichols" w:date="2024-01-11T16:16:00Z">
              <w:tcPr>
                <w:tcW w:w="2070" w:type="dxa"/>
                <w:tcBorders>
                  <w:top w:val="nil"/>
                  <w:left w:val="nil"/>
                  <w:bottom w:val="single" w:sz="4" w:space="0" w:color="auto"/>
                  <w:right w:val="nil"/>
                </w:tcBorders>
                <w:shd w:val="clear" w:color="auto" w:fill="auto"/>
                <w:noWrap/>
                <w:vAlign w:val="center"/>
                <w:hideMark/>
              </w:tcPr>
            </w:tcPrChange>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ins w:id="525" w:author="Virginia Nichols" w:date="2024-01-11T16:16:00Z"/>
        </w:trPr>
        <w:tc>
          <w:tcPr>
            <w:tcW w:w="960" w:type="dxa"/>
            <w:tcBorders>
              <w:top w:val="nil"/>
              <w:left w:val="nil"/>
              <w:bottom w:val="single" w:sz="4" w:space="0" w:color="auto"/>
              <w:right w:val="nil"/>
            </w:tcBorders>
            <w:shd w:val="clear" w:color="auto" w:fill="auto"/>
            <w:noWrap/>
            <w:vAlign w:val="center"/>
          </w:tcPr>
          <w:p w14:paraId="2F834B23" w14:textId="77777777" w:rsidR="00483379" w:rsidRPr="00483379" w:rsidRDefault="00483379" w:rsidP="00377C5A">
            <w:pPr>
              <w:spacing w:before="0" w:after="0"/>
              <w:jc w:val="center"/>
              <w:rPr>
                <w:ins w:id="526" w:author="Virginia Nichols" w:date="2024-01-11T16:16:00Z"/>
                <w:rFonts w:ascii="Calibri" w:eastAsia="Times New Roman" w:hAnsi="Calibri" w:cs="Calibri"/>
                <w:i/>
                <w:iCs/>
                <w:sz w:val="22"/>
                <w:rPrChange w:id="527" w:author="Virginia Nichols" w:date="2024-01-11T16:16:00Z">
                  <w:rPr>
                    <w:ins w:id="528" w:author="Virginia Nichols" w:date="2024-01-11T16:16:00Z"/>
                    <w:rFonts w:ascii="Calibri" w:eastAsia="Times New Roman" w:hAnsi="Calibri" w:cs="Calibri"/>
                    <w:sz w:val="22"/>
                  </w:rPr>
                </w:rPrChange>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483379" w:rsidRDefault="00483379" w:rsidP="00377C5A">
            <w:pPr>
              <w:spacing w:before="0" w:after="0"/>
              <w:jc w:val="center"/>
              <w:rPr>
                <w:ins w:id="529" w:author="Virginia Nichols" w:date="2024-01-11T16:16:00Z"/>
                <w:rFonts w:ascii="Calibri" w:eastAsia="Times New Roman" w:hAnsi="Calibri" w:cs="Calibri"/>
                <w:i/>
                <w:iCs/>
                <w:sz w:val="22"/>
                <w:rPrChange w:id="530" w:author="Virginia Nichols" w:date="2024-01-11T16:16:00Z">
                  <w:rPr>
                    <w:ins w:id="531" w:author="Virginia Nichols" w:date="2024-01-11T16:16:00Z"/>
                    <w:rFonts w:ascii="Calibri" w:eastAsia="Times New Roman" w:hAnsi="Calibri" w:cs="Calibri"/>
                    <w:sz w:val="22"/>
                  </w:rPr>
                </w:rPrChange>
              </w:rPr>
            </w:pPr>
            <w:ins w:id="532" w:author="Virginia Nichols" w:date="2024-01-11T16:16:00Z">
              <w:r w:rsidRPr="00483379">
                <w:rPr>
                  <w:rFonts w:ascii="Calibri" w:eastAsia="Times New Roman" w:hAnsi="Calibri" w:cs="Calibri"/>
                  <w:i/>
                  <w:iCs/>
                  <w:sz w:val="22"/>
                  <w:rPrChange w:id="533" w:author="Virginia Nichols" w:date="2024-01-11T16:16:00Z">
                    <w:rPr>
                      <w:rFonts w:ascii="Calibri" w:eastAsia="Times New Roman" w:hAnsi="Calibri" w:cs="Calibri"/>
                      <w:sz w:val="22"/>
                    </w:rPr>
                  </w:rPrChange>
                </w:rPr>
                <w:t>Mean</w:t>
              </w:r>
            </w:ins>
          </w:p>
        </w:tc>
        <w:tc>
          <w:tcPr>
            <w:tcW w:w="1935" w:type="dxa"/>
            <w:tcBorders>
              <w:top w:val="nil"/>
              <w:left w:val="nil"/>
              <w:bottom w:val="single" w:sz="4" w:space="0" w:color="auto"/>
              <w:right w:val="nil"/>
            </w:tcBorders>
            <w:shd w:val="clear" w:color="auto" w:fill="auto"/>
            <w:noWrap/>
            <w:vAlign w:val="center"/>
          </w:tcPr>
          <w:p w14:paraId="4FA8CC0E" w14:textId="630F8C01" w:rsidR="00483379" w:rsidRPr="00483379" w:rsidRDefault="00483379" w:rsidP="00377C5A">
            <w:pPr>
              <w:spacing w:before="0" w:after="0"/>
              <w:jc w:val="center"/>
              <w:rPr>
                <w:ins w:id="534" w:author="Virginia Nichols" w:date="2024-01-11T16:16:00Z"/>
                <w:rFonts w:ascii="Calibri" w:eastAsia="Times New Roman" w:hAnsi="Calibri" w:cs="Calibri"/>
                <w:i/>
                <w:iCs/>
                <w:sz w:val="22"/>
                <w:rPrChange w:id="535" w:author="Virginia Nichols" w:date="2024-01-11T16:16:00Z">
                  <w:rPr>
                    <w:ins w:id="536" w:author="Virginia Nichols" w:date="2024-01-11T16:16:00Z"/>
                    <w:rFonts w:ascii="Calibri" w:eastAsia="Times New Roman" w:hAnsi="Calibri" w:cs="Calibri"/>
                    <w:sz w:val="22"/>
                  </w:rPr>
                </w:rPrChange>
              </w:rPr>
            </w:pPr>
            <w:ins w:id="537" w:author="Virginia Nichols" w:date="2024-01-11T16:16:00Z">
              <w:r>
                <w:rPr>
                  <w:rFonts w:ascii="Calibri" w:eastAsia="Times New Roman" w:hAnsi="Calibri" w:cs="Calibri"/>
                  <w:i/>
                  <w:iCs/>
                  <w:sz w:val="22"/>
                </w:rPr>
                <w:t>807</w:t>
              </w:r>
            </w:ins>
          </w:p>
        </w:tc>
        <w:tc>
          <w:tcPr>
            <w:tcW w:w="2070" w:type="dxa"/>
            <w:tcBorders>
              <w:top w:val="nil"/>
              <w:left w:val="nil"/>
              <w:bottom w:val="single" w:sz="4" w:space="0" w:color="auto"/>
              <w:right w:val="nil"/>
            </w:tcBorders>
            <w:shd w:val="clear" w:color="auto" w:fill="auto"/>
            <w:noWrap/>
            <w:vAlign w:val="center"/>
          </w:tcPr>
          <w:p w14:paraId="19A9057D" w14:textId="7E5229CD" w:rsidR="00483379" w:rsidRPr="00483379" w:rsidRDefault="00483379" w:rsidP="00377C5A">
            <w:pPr>
              <w:spacing w:before="0" w:after="0"/>
              <w:jc w:val="center"/>
              <w:rPr>
                <w:ins w:id="538" w:author="Virginia Nichols" w:date="2024-01-11T16:16:00Z"/>
                <w:rFonts w:ascii="Calibri" w:eastAsia="Times New Roman" w:hAnsi="Calibri" w:cs="Calibri"/>
                <w:i/>
                <w:iCs/>
                <w:sz w:val="22"/>
                <w:rPrChange w:id="539" w:author="Virginia Nichols" w:date="2024-01-11T16:16:00Z">
                  <w:rPr>
                    <w:ins w:id="540" w:author="Virginia Nichols" w:date="2024-01-11T16:16:00Z"/>
                    <w:rFonts w:ascii="Calibri" w:eastAsia="Times New Roman" w:hAnsi="Calibri" w:cs="Calibri"/>
                    <w:sz w:val="22"/>
                  </w:rPr>
                </w:rPrChange>
              </w:rPr>
            </w:pPr>
            <w:ins w:id="541" w:author="Virginia Nichols" w:date="2024-01-11T16:16:00Z">
              <w:r>
                <w:rPr>
                  <w:rFonts w:ascii="Calibri" w:eastAsia="Times New Roman" w:hAnsi="Calibri" w:cs="Calibri"/>
                  <w:i/>
                  <w:iCs/>
                  <w:sz w:val="22"/>
                </w:rPr>
                <w:t>9</w:t>
              </w:r>
            </w:ins>
            <w:ins w:id="542" w:author="Virginia Nichols" w:date="2024-01-11T16:17:00Z">
              <w:r>
                <w:rPr>
                  <w:rFonts w:ascii="Calibri" w:eastAsia="Times New Roman" w:hAnsi="Calibri" w:cs="Calibri"/>
                  <w:i/>
                  <w:iCs/>
                  <w:sz w:val="22"/>
                </w:rPr>
                <w:t>49</w:t>
              </w:r>
            </w:ins>
          </w:p>
        </w:tc>
      </w:tr>
    </w:tbl>
    <w:p w14:paraId="436B6CCC" w14:textId="6D83880B" w:rsidR="008C4354" w:rsidRPr="00C718B4" w:rsidRDefault="008C4354" w:rsidP="00A15CFF">
      <w:pPr>
        <w:pStyle w:val="Body"/>
        <w:ind w:firstLine="0"/>
        <w:rPr>
          <w:color w:val="auto"/>
        </w:rPr>
      </w:pPr>
    </w:p>
    <w:p w14:paraId="0B741DDE" w14:textId="77777777" w:rsidR="00A15CFF" w:rsidRPr="00C718B4" w:rsidRDefault="00A15CFF" w:rsidP="00A15CFF">
      <w:pPr>
        <w:pStyle w:val="CaptionSpecAPA"/>
        <w:keepNext/>
        <w:spacing w:line="480" w:lineRule="auto"/>
        <w:rPr>
          <w:color w:val="auto"/>
        </w:rPr>
      </w:pPr>
      <w:r w:rsidRPr="00C718B4">
        <w:rPr>
          <w:b/>
          <w:bCs/>
          <w:color w:val="auto"/>
        </w:rPr>
        <w:t>Table S2</w:t>
      </w:r>
      <w:r w:rsidRPr="00C718B4">
        <w:rPr>
          <w:color w:val="auto"/>
        </w:rPr>
        <w:t>. Summary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C718B4" w:rsidRPr="00C718B4" w14:paraId="1E8CB79F" w14:textId="77777777" w:rsidTr="003A7FCD">
        <w:trPr>
          <w:trHeight w:val="300"/>
          <w:jc w:val="center"/>
        </w:trPr>
        <w:tc>
          <w:tcPr>
            <w:tcW w:w="2569" w:type="dxa"/>
            <w:tcBorders>
              <w:top w:val="single" w:sz="4" w:space="0" w:color="auto"/>
              <w:bottom w:val="single" w:sz="4" w:space="0" w:color="auto"/>
            </w:tcBorders>
            <w:shd w:val="clear" w:color="auto" w:fill="auto"/>
            <w:noWrap/>
            <w:vAlign w:val="center"/>
            <w:hideMark/>
          </w:tcPr>
          <w:p w14:paraId="00AA88EC" w14:textId="77777777" w:rsidR="00A15CFF" w:rsidRPr="00C718B4" w:rsidRDefault="00A15CFF" w:rsidP="003A7FCD">
            <w:pPr>
              <w:pStyle w:val="NoSpacing"/>
              <w:spacing w:line="480" w:lineRule="auto"/>
              <w:jc w:val="center"/>
              <w:rPr>
                <w:b/>
              </w:rPr>
            </w:pPr>
            <w:r w:rsidRPr="00C718B4">
              <w:rPr>
                <w:b/>
              </w:rPr>
              <w:t>Source</w:t>
            </w:r>
          </w:p>
        </w:tc>
        <w:tc>
          <w:tcPr>
            <w:tcW w:w="456" w:type="dxa"/>
            <w:tcBorders>
              <w:top w:val="single" w:sz="4" w:space="0" w:color="auto"/>
              <w:bottom w:val="single" w:sz="4" w:space="0" w:color="auto"/>
            </w:tcBorders>
            <w:vAlign w:val="center"/>
          </w:tcPr>
          <w:p w14:paraId="29536CD9" w14:textId="77777777" w:rsidR="00A15CFF" w:rsidRPr="00C718B4" w:rsidRDefault="00A15CFF" w:rsidP="003A7FCD">
            <w:pPr>
              <w:pStyle w:val="NoSpacing"/>
              <w:spacing w:line="480" w:lineRule="auto"/>
              <w:jc w:val="center"/>
              <w:rPr>
                <w:b/>
              </w:rPr>
            </w:pPr>
            <w:r w:rsidRPr="00C718B4">
              <w:rPr>
                <w:b/>
              </w:rPr>
              <w:t>DF*</w:t>
            </w:r>
          </w:p>
        </w:tc>
        <w:tc>
          <w:tcPr>
            <w:tcW w:w="1910" w:type="dxa"/>
            <w:tcBorders>
              <w:top w:val="single" w:sz="4" w:space="0" w:color="auto"/>
              <w:bottom w:val="single" w:sz="4" w:space="0" w:color="auto"/>
            </w:tcBorders>
            <w:shd w:val="clear" w:color="auto" w:fill="auto"/>
            <w:noWrap/>
            <w:vAlign w:val="center"/>
            <w:hideMark/>
          </w:tcPr>
          <w:p w14:paraId="008393A2" w14:textId="77777777" w:rsidR="00A15CFF" w:rsidRPr="00C718B4" w:rsidRDefault="00A15CFF" w:rsidP="003A7FCD">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52C361D0" w14:textId="77777777" w:rsidR="00A15CFF" w:rsidRPr="00C718B4" w:rsidRDefault="00A15CFF" w:rsidP="003A7FCD">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2C8C5459" w14:textId="77777777" w:rsidR="00A15CFF" w:rsidRPr="00C718B4" w:rsidRDefault="00A15CFF" w:rsidP="003A7FCD">
            <w:pPr>
              <w:pStyle w:val="NoSpacing"/>
              <w:spacing w:line="480" w:lineRule="auto"/>
              <w:jc w:val="center"/>
              <w:rPr>
                <w:b/>
              </w:rPr>
            </w:pPr>
            <w:r w:rsidRPr="00C718B4">
              <w:rPr>
                <w:b/>
              </w:rPr>
              <w:t>p-value</w:t>
            </w:r>
          </w:p>
        </w:tc>
      </w:tr>
      <w:tr w:rsidR="00C718B4" w:rsidRPr="00C718B4" w14:paraId="428AE7A6" w14:textId="77777777" w:rsidTr="003A7FCD">
        <w:trPr>
          <w:trHeight w:val="300"/>
          <w:jc w:val="center"/>
        </w:trPr>
        <w:tc>
          <w:tcPr>
            <w:tcW w:w="2569" w:type="dxa"/>
            <w:tcBorders>
              <w:top w:val="single" w:sz="4" w:space="0" w:color="auto"/>
            </w:tcBorders>
            <w:shd w:val="clear" w:color="auto" w:fill="auto"/>
            <w:noWrap/>
            <w:vAlign w:val="center"/>
            <w:hideMark/>
          </w:tcPr>
          <w:p w14:paraId="176D07B6" w14:textId="77777777" w:rsidR="00A15CFF" w:rsidRPr="00C718B4" w:rsidRDefault="00A15CFF" w:rsidP="003A7FCD">
            <w:pPr>
              <w:pStyle w:val="NoSpacing"/>
              <w:spacing w:line="480" w:lineRule="auto"/>
              <w:jc w:val="center"/>
            </w:pPr>
            <w:r w:rsidRPr="00C718B4">
              <w:t>Year</w:t>
            </w:r>
          </w:p>
        </w:tc>
        <w:tc>
          <w:tcPr>
            <w:tcW w:w="456" w:type="dxa"/>
            <w:tcBorders>
              <w:top w:val="single" w:sz="4" w:space="0" w:color="auto"/>
            </w:tcBorders>
            <w:vAlign w:val="center"/>
          </w:tcPr>
          <w:p w14:paraId="4CCD8664" w14:textId="77777777" w:rsidR="00A15CFF" w:rsidRPr="00C718B4" w:rsidRDefault="00A15CFF" w:rsidP="003A7FCD">
            <w:pPr>
              <w:pStyle w:val="NoSpacing"/>
              <w:spacing w:line="480" w:lineRule="auto"/>
              <w:jc w:val="center"/>
            </w:pPr>
            <w:r w:rsidRPr="00C718B4">
              <w:t>1</w:t>
            </w:r>
          </w:p>
        </w:tc>
        <w:tc>
          <w:tcPr>
            <w:tcW w:w="1910" w:type="dxa"/>
            <w:tcBorders>
              <w:top w:val="single" w:sz="4" w:space="0" w:color="auto"/>
            </w:tcBorders>
            <w:shd w:val="clear" w:color="auto" w:fill="auto"/>
            <w:noWrap/>
            <w:vAlign w:val="center"/>
          </w:tcPr>
          <w:p w14:paraId="03A989CA" w14:textId="77777777" w:rsidR="00A15CFF" w:rsidRPr="00C718B4" w:rsidRDefault="00A15CFF" w:rsidP="003A7FCD">
            <w:pPr>
              <w:pStyle w:val="NoSpacing"/>
              <w:spacing w:line="480" w:lineRule="auto"/>
              <w:jc w:val="center"/>
            </w:pPr>
            <w:r w:rsidRPr="00C718B4">
              <w:t>1.88</w:t>
            </w:r>
          </w:p>
        </w:tc>
        <w:tc>
          <w:tcPr>
            <w:tcW w:w="990" w:type="dxa"/>
            <w:tcBorders>
              <w:top w:val="single" w:sz="4" w:space="0" w:color="auto"/>
            </w:tcBorders>
            <w:shd w:val="clear" w:color="auto" w:fill="auto"/>
            <w:noWrap/>
            <w:vAlign w:val="center"/>
          </w:tcPr>
          <w:p w14:paraId="1A17CD99" w14:textId="77777777" w:rsidR="00A15CFF" w:rsidRPr="00C718B4" w:rsidRDefault="00A15CFF" w:rsidP="003A7FCD">
            <w:pPr>
              <w:pStyle w:val="NoSpacing"/>
              <w:spacing w:line="480" w:lineRule="auto"/>
              <w:jc w:val="center"/>
            </w:pPr>
            <w:r w:rsidRPr="00C718B4">
              <w:t>6.257</w:t>
            </w:r>
          </w:p>
        </w:tc>
        <w:tc>
          <w:tcPr>
            <w:tcW w:w="1965" w:type="dxa"/>
            <w:tcBorders>
              <w:top w:val="single" w:sz="4" w:space="0" w:color="auto"/>
            </w:tcBorders>
            <w:shd w:val="clear" w:color="auto" w:fill="auto"/>
            <w:noWrap/>
            <w:vAlign w:val="center"/>
          </w:tcPr>
          <w:p w14:paraId="1E371770" w14:textId="77777777" w:rsidR="00A15CFF" w:rsidRPr="00C718B4" w:rsidRDefault="00A15CFF" w:rsidP="003A7FCD">
            <w:pPr>
              <w:pStyle w:val="NoSpacing"/>
              <w:spacing w:line="480" w:lineRule="auto"/>
              <w:jc w:val="center"/>
            </w:pPr>
            <w:r w:rsidRPr="00C718B4">
              <w:t>0.14</w:t>
            </w:r>
          </w:p>
        </w:tc>
      </w:tr>
      <w:tr w:rsidR="00C718B4" w:rsidRPr="00C718B4" w14:paraId="00DB4D7B" w14:textId="77777777" w:rsidTr="003A7FCD">
        <w:trPr>
          <w:trHeight w:val="300"/>
          <w:jc w:val="center"/>
        </w:trPr>
        <w:tc>
          <w:tcPr>
            <w:tcW w:w="2569" w:type="dxa"/>
            <w:shd w:val="clear" w:color="auto" w:fill="auto"/>
            <w:noWrap/>
            <w:vAlign w:val="center"/>
            <w:hideMark/>
          </w:tcPr>
          <w:p w14:paraId="65E59B7A" w14:textId="77777777" w:rsidR="00A15CFF" w:rsidRPr="00C718B4" w:rsidRDefault="00A15CFF" w:rsidP="003A7FCD">
            <w:pPr>
              <w:pStyle w:val="NoSpacing"/>
              <w:spacing w:line="480" w:lineRule="auto"/>
              <w:jc w:val="center"/>
            </w:pPr>
            <w:r w:rsidRPr="00C718B4">
              <w:t>Rotation</w:t>
            </w:r>
          </w:p>
        </w:tc>
        <w:tc>
          <w:tcPr>
            <w:tcW w:w="456" w:type="dxa"/>
            <w:vAlign w:val="center"/>
          </w:tcPr>
          <w:p w14:paraId="348A7ECC"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402F2C08"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6CB8F32A" w14:textId="77777777" w:rsidR="00A15CFF" w:rsidRPr="00C718B4" w:rsidRDefault="00A15CFF" w:rsidP="003A7FCD">
            <w:pPr>
              <w:pStyle w:val="NoSpacing"/>
              <w:spacing w:line="480" w:lineRule="auto"/>
              <w:jc w:val="center"/>
            </w:pPr>
            <w:r w:rsidRPr="00C718B4">
              <w:t>0.127</w:t>
            </w:r>
          </w:p>
        </w:tc>
        <w:tc>
          <w:tcPr>
            <w:tcW w:w="1965" w:type="dxa"/>
            <w:shd w:val="clear" w:color="auto" w:fill="auto"/>
            <w:noWrap/>
            <w:vAlign w:val="center"/>
          </w:tcPr>
          <w:p w14:paraId="0E557E4F" w14:textId="77777777" w:rsidR="00A15CFF" w:rsidRPr="00C718B4" w:rsidRDefault="00A15CFF" w:rsidP="003A7FCD">
            <w:pPr>
              <w:pStyle w:val="NoSpacing"/>
              <w:spacing w:line="480" w:lineRule="auto"/>
              <w:jc w:val="center"/>
            </w:pPr>
            <w:r w:rsidRPr="00C718B4">
              <w:t>0.73</w:t>
            </w:r>
          </w:p>
        </w:tc>
      </w:tr>
      <w:tr w:rsidR="00C718B4" w:rsidRPr="00C718B4" w14:paraId="2612B654" w14:textId="77777777" w:rsidTr="003A7FCD">
        <w:trPr>
          <w:trHeight w:val="80"/>
          <w:jc w:val="center"/>
        </w:trPr>
        <w:tc>
          <w:tcPr>
            <w:tcW w:w="2569" w:type="dxa"/>
            <w:shd w:val="clear" w:color="auto" w:fill="auto"/>
            <w:noWrap/>
            <w:vAlign w:val="center"/>
          </w:tcPr>
          <w:p w14:paraId="783824AC" w14:textId="77777777" w:rsidR="00A15CFF" w:rsidRPr="00C718B4" w:rsidRDefault="00A15CFF" w:rsidP="003A7FCD">
            <w:pPr>
              <w:pStyle w:val="NoSpacing"/>
              <w:spacing w:line="480" w:lineRule="auto"/>
              <w:jc w:val="center"/>
            </w:pPr>
            <w:r w:rsidRPr="00C718B4">
              <w:t>Year x Rotation</w:t>
            </w:r>
          </w:p>
        </w:tc>
        <w:tc>
          <w:tcPr>
            <w:tcW w:w="456" w:type="dxa"/>
            <w:vAlign w:val="center"/>
          </w:tcPr>
          <w:p w14:paraId="1CE3D525"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6B74B8CA"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77E2211B" w14:textId="77777777" w:rsidR="00A15CFF" w:rsidRPr="00C718B4" w:rsidRDefault="00A15CFF" w:rsidP="003A7FCD">
            <w:pPr>
              <w:pStyle w:val="NoSpacing"/>
              <w:spacing w:line="480" w:lineRule="auto"/>
              <w:jc w:val="center"/>
            </w:pPr>
            <w:r w:rsidRPr="00C718B4">
              <w:t>0.024</w:t>
            </w:r>
          </w:p>
        </w:tc>
        <w:tc>
          <w:tcPr>
            <w:tcW w:w="1965" w:type="dxa"/>
            <w:shd w:val="clear" w:color="auto" w:fill="auto"/>
            <w:noWrap/>
            <w:vAlign w:val="center"/>
          </w:tcPr>
          <w:p w14:paraId="391CEF3C" w14:textId="77777777" w:rsidR="00A15CFF" w:rsidRPr="00C718B4" w:rsidRDefault="00A15CFF" w:rsidP="003A7FCD">
            <w:pPr>
              <w:pStyle w:val="NoSpacing"/>
              <w:spacing w:line="480" w:lineRule="auto"/>
              <w:jc w:val="center"/>
            </w:pPr>
            <w:r w:rsidRPr="00C718B4">
              <w:t>0.88</w:t>
            </w:r>
          </w:p>
        </w:tc>
      </w:tr>
      <w:tr w:rsidR="00C718B4" w:rsidRPr="00C718B4" w14:paraId="19A11A22" w14:textId="77777777" w:rsidTr="003A7FCD">
        <w:trPr>
          <w:trHeight w:val="300"/>
          <w:jc w:val="center"/>
        </w:trPr>
        <w:tc>
          <w:tcPr>
            <w:tcW w:w="2569" w:type="dxa"/>
            <w:shd w:val="clear" w:color="auto" w:fill="auto"/>
            <w:noWrap/>
            <w:vAlign w:val="center"/>
            <w:hideMark/>
          </w:tcPr>
          <w:p w14:paraId="36E96CB6" w14:textId="77777777" w:rsidR="00A15CFF" w:rsidRPr="00C718B4" w:rsidRDefault="00A15CFF" w:rsidP="003A7FCD">
            <w:pPr>
              <w:pStyle w:val="NoSpacing"/>
              <w:spacing w:line="480" w:lineRule="auto"/>
              <w:jc w:val="center"/>
            </w:pPr>
            <w:r w:rsidRPr="00C718B4">
              <w:t>Depth</w:t>
            </w:r>
          </w:p>
        </w:tc>
        <w:tc>
          <w:tcPr>
            <w:tcW w:w="456" w:type="dxa"/>
            <w:vAlign w:val="center"/>
          </w:tcPr>
          <w:p w14:paraId="33FC64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74B3C86A"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01C7056" w14:textId="77777777" w:rsidR="00A15CFF" w:rsidRPr="00C718B4" w:rsidRDefault="00A15CFF" w:rsidP="003A7FCD">
            <w:pPr>
              <w:pStyle w:val="NoSpacing"/>
              <w:spacing w:line="480" w:lineRule="auto"/>
              <w:jc w:val="center"/>
            </w:pPr>
            <w:r w:rsidRPr="00C718B4">
              <w:t>0.6517</w:t>
            </w:r>
          </w:p>
        </w:tc>
        <w:tc>
          <w:tcPr>
            <w:tcW w:w="1965" w:type="dxa"/>
            <w:shd w:val="clear" w:color="auto" w:fill="auto"/>
            <w:noWrap/>
            <w:vAlign w:val="center"/>
          </w:tcPr>
          <w:p w14:paraId="4E0E6763" w14:textId="77777777" w:rsidR="00A15CFF" w:rsidRPr="00C718B4" w:rsidRDefault="00A15CFF" w:rsidP="003A7FCD">
            <w:pPr>
              <w:pStyle w:val="NoSpacing"/>
              <w:spacing w:line="480" w:lineRule="auto"/>
              <w:jc w:val="center"/>
            </w:pPr>
            <w:r w:rsidRPr="00C718B4">
              <w:t>0.59</w:t>
            </w:r>
          </w:p>
        </w:tc>
      </w:tr>
      <w:tr w:rsidR="00C718B4" w:rsidRPr="00C718B4" w14:paraId="53A144F9" w14:textId="77777777" w:rsidTr="003A7FCD">
        <w:trPr>
          <w:trHeight w:val="300"/>
          <w:jc w:val="center"/>
        </w:trPr>
        <w:tc>
          <w:tcPr>
            <w:tcW w:w="2569" w:type="dxa"/>
            <w:shd w:val="clear" w:color="auto" w:fill="auto"/>
            <w:noWrap/>
            <w:vAlign w:val="center"/>
            <w:hideMark/>
          </w:tcPr>
          <w:p w14:paraId="547443AC" w14:textId="77777777" w:rsidR="00A15CFF" w:rsidRPr="00C718B4" w:rsidRDefault="00A15CFF" w:rsidP="003A7FCD">
            <w:pPr>
              <w:pStyle w:val="NoSpacing"/>
              <w:spacing w:line="480" w:lineRule="auto"/>
              <w:jc w:val="center"/>
            </w:pPr>
            <w:r w:rsidRPr="00C718B4">
              <w:t>Year x Depth</w:t>
            </w:r>
          </w:p>
        </w:tc>
        <w:tc>
          <w:tcPr>
            <w:tcW w:w="456" w:type="dxa"/>
            <w:vAlign w:val="center"/>
          </w:tcPr>
          <w:p w14:paraId="0B54F59B"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555EDFCC"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3BC808F" w14:textId="77777777" w:rsidR="00A15CFF" w:rsidRPr="00C718B4" w:rsidRDefault="00A15CFF" w:rsidP="003A7FCD">
            <w:pPr>
              <w:pStyle w:val="NoSpacing"/>
              <w:spacing w:line="480" w:lineRule="auto"/>
              <w:jc w:val="center"/>
            </w:pPr>
            <w:r w:rsidRPr="00C718B4">
              <w:t>1.1693</w:t>
            </w:r>
          </w:p>
        </w:tc>
        <w:tc>
          <w:tcPr>
            <w:tcW w:w="1965" w:type="dxa"/>
            <w:shd w:val="clear" w:color="auto" w:fill="auto"/>
            <w:noWrap/>
            <w:vAlign w:val="center"/>
          </w:tcPr>
          <w:p w14:paraId="619CB38E" w14:textId="77777777" w:rsidR="00A15CFF" w:rsidRPr="00C718B4" w:rsidRDefault="00A15CFF" w:rsidP="003A7FCD">
            <w:pPr>
              <w:pStyle w:val="NoSpacing"/>
              <w:spacing w:line="480" w:lineRule="auto"/>
              <w:jc w:val="center"/>
            </w:pPr>
            <w:r w:rsidRPr="00C718B4">
              <w:t>0.34</w:t>
            </w:r>
          </w:p>
        </w:tc>
      </w:tr>
      <w:tr w:rsidR="00C718B4" w:rsidRPr="00C718B4" w14:paraId="58842625" w14:textId="77777777" w:rsidTr="003A7FCD">
        <w:trPr>
          <w:trHeight w:val="80"/>
          <w:jc w:val="center"/>
        </w:trPr>
        <w:tc>
          <w:tcPr>
            <w:tcW w:w="2569" w:type="dxa"/>
            <w:shd w:val="clear" w:color="auto" w:fill="auto"/>
            <w:noWrap/>
            <w:vAlign w:val="center"/>
          </w:tcPr>
          <w:p w14:paraId="6CDFDDFE" w14:textId="77777777" w:rsidR="00A15CFF" w:rsidRPr="00C718B4" w:rsidRDefault="00A15CFF" w:rsidP="003A7FCD">
            <w:pPr>
              <w:pStyle w:val="NoSpacing"/>
              <w:spacing w:line="480" w:lineRule="auto"/>
              <w:jc w:val="center"/>
            </w:pPr>
            <w:r w:rsidRPr="00C718B4">
              <w:t>Rotation x Depth</w:t>
            </w:r>
          </w:p>
        </w:tc>
        <w:tc>
          <w:tcPr>
            <w:tcW w:w="456" w:type="dxa"/>
            <w:vAlign w:val="center"/>
          </w:tcPr>
          <w:p w14:paraId="63545B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36528B22"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17B07205" w14:textId="77777777" w:rsidR="00A15CFF" w:rsidRPr="00C718B4" w:rsidRDefault="00A15CFF" w:rsidP="003A7FCD">
            <w:pPr>
              <w:pStyle w:val="NoSpacing"/>
              <w:spacing w:line="480" w:lineRule="auto"/>
              <w:jc w:val="center"/>
            </w:pPr>
            <w:r w:rsidRPr="00C718B4">
              <w:t>4.2414</w:t>
            </w:r>
          </w:p>
        </w:tc>
        <w:tc>
          <w:tcPr>
            <w:tcW w:w="1965" w:type="dxa"/>
            <w:shd w:val="clear" w:color="auto" w:fill="auto"/>
            <w:noWrap/>
            <w:vAlign w:val="center"/>
          </w:tcPr>
          <w:p w14:paraId="6712D50C" w14:textId="77777777" w:rsidR="00A15CFF" w:rsidRPr="00C718B4" w:rsidRDefault="00A15CFF" w:rsidP="003A7FCD">
            <w:pPr>
              <w:pStyle w:val="NoSpacing"/>
              <w:spacing w:line="480" w:lineRule="auto"/>
              <w:jc w:val="center"/>
            </w:pPr>
            <w:r w:rsidRPr="00C718B4">
              <w:t>0.013</w:t>
            </w:r>
          </w:p>
        </w:tc>
      </w:tr>
      <w:tr w:rsidR="00C718B4" w:rsidRPr="00C718B4" w14:paraId="088A2C18" w14:textId="77777777" w:rsidTr="003A7FCD">
        <w:trPr>
          <w:trHeight w:val="300"/>
          <w:jc w:val="center"/>
        </w:trPr>
        <w:tc>
          <w:tcPr>
            <w:tcW w:w="2569" w:type="dxa"/>
            <w:tcBorders>
              <w:bottom w:val="single" w:sz="4" w:space="0" w:color="auto"/>
            </w:tcBorders>
            <w:shd w:val="clear" w:color="auto" w:fill="auto"/>
            <w:noWrap/>
            <w:vAlign w:val="center"/>
          </w:tcPr>
          <w:p w14:paraId="60B82BC9" w14:textId="77777777" w:rsidR="00A15CFF" w:rsidRPr="00C718B4" w:rsidRDefault="00A15CFF" w:rsidP="003A7FCD">
            <w:pPr>
              <w:pStyle w:val="NoSpacing"/>
              <w:spacing w:line="480" w:lineRule="auto"/>
              <w:jc w:val="center"/>
            </w:pPr>
            <w:r w:rsidRPr="00C718B4">
              <w:t>Year x Rotation x Depth</w:t>
            </w:r>
          </w:p>
        </w:tc>
        <w:tc>
          <w:tcPr>
            <w:tcW w:w="456" w:type="dxa"/>
            <w:tcBorders>
              <w:bottom w:val="single" w:sz="4" w:space="0" w:color="auto"/>
            </w:tcBorders>
            <w:vAlign w:val="center"/>
          </w:tcPr>
          <w:p w14:paraId="1474AFC3" w14:textId="77777777" w:rsidR="00A15CFF" w:rsidRPr="00C718B4" w:rsidRDefault="00A15CFF" w:rsidP="003A7FCD">
            <w:pPr>
              <w:pStyle w:val="NoSpacing"/>
              <w:spacing w:line="480" w:lineRule="auto"/>
              <w:jc w:val="center"/>
            </w:pPr>
            <w:r w:rsidRPr="00C718B4">
              <w:t>3</w:t>
            </w:r>
          </w:p>
        </w:tc>
        <w:tc>
          <w:tcPr>
            <w:tcW w:w="1910" w:type="dxa"/>
            <w:tcBorders>
              <w:bottom w:val="single" w:sz="4" w:space="0" w:color="auto"/>
            </w:tcBorders>
            <w:shd w:val="clear" w:color="auto" w:fill="auto"/>
            <w:noWrap/>
            <w:vAlign w:val="center"/>
          </w:tcPr>
          <w:p w14:paraId="5B879B56" w14:textId="77777777" w:rsidR="00A15CFF" w:rsidRPr="00C718B4" w:rsidRDefault="00A15CFF" w:rsidP="003A7FCD">
            <w:pPr>
              <w:pStyle w:val="NoSpacing"/>
              <w:spacing w:line="480" w:lineRule="auto"/>
              <w:jc w:val="center"/>
            </w:pPr>
            <w:r w:rsidRPr="00C718B4">
              <w:t>30.65</w:t>
            </w:r>
          </w:p>
        </w:tc>
        <w:tc>
          <w:tcPr>
            <w:tcW w:w="990" w:type="dxa"/>
            <w:tcBorders>
              <w:bottom w:val="single" w:sz="4" w:space="0" w:color="auto"/>
            </w:tcBorders>
            <w:shd w:val="clear" w:color="auto" w:fill="auto"/>
            <w:noWrap/>
            <w:vAlign w:val="center"/>
          </w:tcPr>
          <w:p w14:paraId="7C5F27BA" w14:textId="77777777" w:rsidR="00A15CFF" w:rsidRPr="00C718B4" w:rsidRDefault="00A15CFF" w:rsidP="003A7FCD">
            <w:pPr>
              <w:pStyle w:val="NoSpacing"/>
              <w:spacing w:line="480" w:lineRule="auto"/>
              <w:jc w:val="center"/>
            </w:pPr>
            <w:r w:rsidRPr="00C718B4">
              <w:t>1.4503</w:t>
            </w:r>
          </w:p>
        </w:tc>
        <w:tc>
          <w:tcPr>
            <w:tcW w:w="1965" w:type="dxa"/>
            <w:tcBorders>
              <w:bottom w:val="single" w:sz="4" w:space="0" w:color="auto"/>
            </w:tcBorders>
            <w:shd w:val="clear" w:color="auto" w:fill="auto"/>
            <w:noWrap/>
            <w:vAlign w:val="center"/>
          </w:tcPr>
          <w:p w14:paraId="69840394" w14:textId="77777777" w:rsidR="00A15CFF" w:rsidRPr="00C718B4" w:rsidRDefault="00A15CFF" w:rsidP="003A7FCD">
            <w:pPr>
              <w:pStyle w:val="NoSpacing"/>
              <w:spacing w:line="480" w:lineRule="auto"/>
              <w:jc w:val="center"/>
            </w:pPr>
            <w:r w:rsidRPr="00C718B4">
              <w:t>0.25</w:t>
            </w:r>
          </w:p>
        </w:tc>
      </w:tr>
      <w:tr w:rsidR="00C718B4" w:rsidRPr="00C718B4" w14:paraId="2F4C1156" w14:textId="77777777" w:rsidTr="003A7FCD">
        <w:trPr>
          <w:trHeight w:val="300"/>
          <w:jc w:val="center"/>
        </w:trPr>
        <w:tc>
          <w:tcPr>
            <w:tcW w:w="2569" w:type="dxa"/>
            <w:tcBorders>
              <w:top w:val="single" w:sz="4" w:space="0" w:color="auto"/>
            </w:tcBorders>
            <w:shd w:val="clear" w:color="auto" w:fill="auto"/>
            <w:noWrap/>
            <w:vAlign w:val="center"/>
          </w:tcPr>
          <w:p w14:paraId="37CA5AB4" w14:textId="77777777" w:rsidR="00A15CFF" w:rsidRPr="00C718B4" w:rsidRDefault="00A15CFF" w:rsidP="003A7FCD">
            <w:pPr>
              <w:pStyle w:val="NoSpacing"/>
              <w:spacing w:line="480" w:lineRule="auto"/>
              <w:rPr>
                <w:i/>
                <w:sz w:val="20"/>
              </w:rPr>
            </w:pPr>
            <w:r w:rsidRPr="00C718B4">
              <w:rPr>
                <w:i/>
                <w:sz w:val="18"/>
              </w:rPr>
              <w:lastRenderedPageBreak/>
              <w:t>*DF = Degrees of freedom</w:t>
            </w:r>
          </w:p>
        </w:tc>
        <w:tc>
          <w:tcPr>
            <w:tcW w:w="456" w:type="dxa"/>
            <w:tcBorders>
              <w:top w:val="single" w:sz="4" w:space="0" w:color="auto"/>
            </w:tcBorders>
            <w:vAlign w:val="center"/>
          </w:tcPr>
          <w:p w14:paraId="690677E4" w14:textId="77777777" w:rsidR="00A15CFF" w:rsidRPr="00C718B4" w:rsidRDefault="00A15CFF" w:rsidP="003A7FCD">
            <w:pPr>
              <w:pStyle w:val="NoSpacing"/>
              <w:spacing w:line="480" w:lineRule="auto"/>
              <w:jc w:val="center"/>
            </w:pPr>
          </w:p>
        </w:tc>
        <w:tc>
          <w:tcPr>
            <w:tcW w:w="1910" w:type="dxa"/>
            <w:tcBorders>
              <w:top w:val="single" w:sz="4" w:space="0" w:color="auto"/>
            </w:tcBorders>
            <w:shd w:val="clear" w:color="auto" w:fill="auto"/>
            <w:noWrap/>
            <w:vAlign w:val="center"/>
          </w:tcPr>
          <w:p w14:paraId="38325120" w14:textId="77777777" w:rsidR="00A15CFF" w:rsidRPr="00C718B4" w:rsidRDefault="00A15CFF" w:rsidP="003A7FCD">
            <w:pPr>
              <w:pStyle w:val="NoSpacing"/>
              <w:spacing w:line="480" w:lineRule="auto"/>
              <w:jc w:val="center"/>
            </w:pPr>
          </w:p>
        </w:tc>
        <w:tc>
          <w:tcPr>
            <w:tcW w:w="990" w:type="dxa"/>
            <w:tcBorders>
              <w:top w:val="single" w:sz="4" w:space="0" w:color="auto"/>
            </w:tcBorders>
            <w:shd w:val="clear" w:color="auto" w:fill="auto"/>
            <w:noWrap/>
            <w:vAlign w:val="center"/>
          </w:tcPr>
          <w:p w14:paraId="7D5F16A8" w14:textId="77777777" w:rsidR="00A15CFF" w:rsidRPr="00C718B4" w:rsidRDefault="00A15CFF" w:rsidP="003A7FCD">
            <w:pPr>
              <w:pStyle w:val="NoSpacing"/>
              <w:spacing w:line="480" w:lineRule="auto"/>
              <w:jc w:val="center"/>
            </w:pPr>
          </w:p>
        </w:tc>
        <w:tc>
          <w:tcPr>
            <w:tcW w:w="1965" w:type="dxa"/>
            <w:tcBorders>
              <w:top w:val="single" w:sz="4" w:space="0" w:color="auto"/>
            </w:tcBorders>
            <w:shd w:val="clear" w:color="auto" w:fill="auto"/>
            <w:noWrap/>
            <w:vAlign w:val="center"/>
          </w:tcPr>
          <w:p w14:paraId="43F529A9" w14:textId="77777777" w:rsidR="00A15CFF" w:rsidRPr="00C718B4" w:rsidRDefault="00A15CFF" w:rsidP="003A7FCD">
            <w:pPr>
              <w:pStyle w:val="NoSpacing"/>
              <w:spacing w:line="480" w:lineRule="auto"/>
              <w:jc w:val="center"/>
            </w:pPr>
          </w:p>
        </w:tc>
      </w:tr>
    </w:tbl>
    <w:p w14:paraId="1441DB06" w14:textId="77777777" w:rsidR="00A15CFF" w:rsidRPr="00C718B4" w:rsidRDefault="00A15CFF" w:rsidP="00A15CFF">
      <w:pPr>
        <w:pStyle w:val="CaptionSpecAPA"/>
        <w:spacing w:line="480" w:lineRule="auto"/>
        <w:rPr>
          <w:color w:val="auto"/>
        </w:rPr>
      </w:pPr>
    </w:p>
    <w:p w14:paraId="7B5AD5D2" w14:textId="52943823" w:rsidR="008C4354" w:rsidRPr="00C718B4" w:rsidRDefault="008C4354" w:rsidP="008C4354">
      <w:pPr>
        <w:pStyle w:val="CaptionSpecAPA"/>
        <w:spacing w:line="480" w:lineRule="auto"/>
        <w:rPr>
          <w:color w:val="auto"/>
        </w:rPr>
      </w:pPr>
      <w:r w:rsidRPr="00C718B4">
        <w:rPr>
          <w:color w:val="auto"/>
        </w:rPr>
        <w:t xml:space="preserve">Table S3. Summary of root mass added contrasts for the complex versus </w:t>
      </w:r>
      <w:del w:id="543" w:author="Virginia Nichols" w:date="2024-01-11T16:11:00Z">
        <w:r w:rsidRPr="00C718B4" w:rsidDel="00CD0A36">
          <w:rPr>
            <w:color w:val="auto"/>
          </w:rPr>
          <w:delText>simple rotation</w:delText>
        </w:r>
      </w:del>
      <w:ins w:id="544" w:author="Virginia Nichols" w:date="2024-01-11T16:11:00Z">
        <w:r w:rsidR="00CD0A36">
          <w:rPr>
            <w:color w:val="auto"/>
          </w:rPr>
          <w:t>short rotation</w:t>
        </w:r>
      </w:ins>
      <w:r w:rsidRPr="00C718B4">
        <w:rPr>
          <w:color w:val="auto"/>
        </w:rPr>
        <w:t xml:space="preserve"> at each depth</w:t>
      </w:r>
    </w:p>
    <w:tbl>
      <w:tblPr>
        <w:tblW w:w="0" w:type="auto"/>
        <w:jc w:val="center"/>
        <w:tblLook w:val="04A0" w:firstRow="1" w:lastRow="0" w:firstColumn="1" w:lastColumn="0" w:noHBand="0" w:noVBand="1"/>
      </w:tblPr>
      <w:tblGrid>
        <w:gridCol w:w="1542"/>
        <w:gridCol w:w="1710"/>
        <w:gridCol w:w="2456"/>
        <w:gridCol w:w="990"/>
        <w:gridCol w:w="1965"/>
      </w:tblGrid>
      <w:tr w:rsidR="00C718B4" w:rsidRPr="00C718B4"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C718B4" w:rsidRPr="00C718B4"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77777777" w:rsidR="008C4354" w:rsidRPr="00C718B4" w:rsidRDefault="008C4354" w:rsidP="00DD6FE0">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71E1351D" w14:textId="77777777" w:rsidR="008C4354" w:rsidRPr="00C718B4" w:rsidRDefault="008C4354" w:rsidP="00DD6FE0">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DD6FE0">
        <w:trPr>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06F2BAF1" w14:textId="77777777" w:rsidR="008C4354" w:rsidRPr="00C718B4" w:rsidRDefault="008C4354" w:rsidP="00DD6FE0">
            <w:pPr>
              <w:pStyle w:val="NoSpacing"/>
              <w:spacing w:line="480" w:lineRule="auto"/>
              <w:jc w:val="center"/>
            </w:pPr>
            <w:r w:rsidRPr="00C718B4">
              <w:t>0.08</w:t>
            </w:r>
          </w:p>
        </w:tc>
        <w:tc>
          <w:tcPr>
            <w:tcW w:w="1965" w:type="dxa"/>
            <w:shd w:val="clear" w:color="auto" w:fill="auto"/>
            <w:noWrap/>
            <w:vAlign w:val="center"/>
          </w:tcPr>
          <w:p w14:paraId="28FA6474" w14:textId="77777777" w:rsidR="008C4354" w:rsidRPr="00C718B4" w:rsidRDefault="008C4354" w:rsidP="00DD6FE0">
            <w:pPr>
              <w:pStyle w:val="NoSpacing"/>
              <w:spacing w:line="480" w:lineRule="auto"/>
              <w:jc w:val="center"/>
            </w:pPr>
            <w:r w:rsidRPr="00C718B4">
              <w:t>0.78</w:t>
            </w:r>
          </w:p>
        </w:tc>
      </w:tr>
      <w:tr w:rsidR="00C718B4" w:rsidRPr="00C718B4" w14:paraId="0C401F4E" w14:textId="77777777" w:rsidTr="00DD6FE0">
        <w:trPr>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233BBDDC" w14:textId="77777777" w:rsidR="008C4354" w:rsidRPr="00C718B4" w:rsidRDefault="008C4354" w:rsidP="00DD6FE0">
            <w:pPr>
              <w:pStyle w:val="NoSpacing"/>
              <w:spacing w:line="480" w:lineRule="auto"/>
              <w:jc w:val="center"/>
            </w:pPr>
            <w:r w:rsidRPr="00C718B4">
              <w:t>0.14</w:t>
            </w:r>
          </w:p>
        </w:tc>
        <w:tc>
          <w:tcPr>
            <w:tcW w:w="1965" w:type="dxa"/>
            <w:shd w:val="clear" w:color="auto" w:fill="auto"/>
            <w:noWrap/>
            <w:vAlign w:val="center"/>
          </w:tcPr>
          <w:p w14:paraId="45EF669B" w14:textId="77777777" w:rsidR="008C4354" w:rsidRPr="00C718B4" w:rsidRDefault="008C4354" w:rsidP="00DD6FE0">
            <w:pPr>
              <w:pStyle w:val="NoSpacing"/>
              <w:spacing w:line="480" w:lineRule="auto"/>
              <w:jc w:val="center"/>
            </w:pPr>
            <w:r w:rsidRPr="00C718B4">
              <w:t>0.71</w:t>
            </w:r>
          </w:p>
        </w:tc>
      </w:tr>
      <w:tr w:rsidR="00C718B4" w:rsidRPr="00C718B4"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77777777" w:rsidR="008C4354" w:rsidRPr="00C718B4" w:rsidRDefault="008C4354" w:rsidP="00DD6FE0">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5A4D81B3" w14:textId="77777777" w:rsidR="008C4354" w:rsidRPr="00C718B4" w:rsidRDefault="008C4354" w:rsidP="00DD6FE0">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6A758BBD" w14:textId="77777777" w:rsidR="008C4354" w:rsidRPr="00C718B4" w:rsidRDefault="008C4354" w:rsidP="00DD6FE0">
            <w:pPr>
              <w:pStyle w:val="NoSpacing"/>
              <w:spacing w:line="480" w:lineRule="auto"/>
              <w:jc w:val="center"/>
            </w:pPr>
            <w:r w:rsidRPr="00C718B4">
              <w:t>0.47</w:t>
            </w:r>
          </w:p>
        </w:tc>
      </w:tr>
      <w:tr w:rsidR="008C4354" w:rsidRPr="00C718B4"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28429723" w14:textId="77777777" w:rsidR="00EC58E2" w:rsidRPr="00C718B4" w:rsidRDefault="00EC58E2" w:rsidP="00EC58E2">
      <w:pPr>
        <w:pStyle w:val="CaptionSpecAPA"/>
        <w:keepNext/>
        <w:spacing w:line="480" w:lineRule="auto"/>
        <w:rPr>
          <w:color w:val="auto"/>
        </w:rPr>
      </w:pPr>
      <w:r w:rsidRPr="00C718B4">
        <w:rPr>
          <w:b/>
          <w:bCs/>
          <w:color w:val="auto"/>
        </w:rPr>
        <w:t>Table S4.</w:t>
      </w:r>
      <w:r w:rsidRPr="00C718B4">
        <w:rPr>
          <w:color w:val="auto"/>
        </w:rPr>
        <w:t xml:space="preserve"> Summary of 3-parameter logistic curve fits for above-ground growth-analysis and rooting depth analysis</w:t>
      </w:r>
    </w:p>
    <w:tbl>
      <w:tblPr>
        <w:tblW w:w="0" w:type="auto"/>
        <w:jc w:val="center"/>
        <w:tblLook w:val="04A0" w:firstRow="1" w:lastRow="0" w:firstColumn="1" w:lastColumn="0" w:noHBand="0" w:noVBand="1"/>
      </w:tblPr>
      <w:tblGrid>
        <w:gridCol w:w="1003"/>
        <w:gridCol w:w="1110"/>
        <w:gridCol w:w="2040"/>
        <w:gridCol w:w="2160"/>
        <w:gridCol w:w="2584"/>
      </w:tblGrid>
      <w:tr w:rsidR="00C718B4" w:rsidRPr="00C718B4" w14:paraId="1646E90E"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hideMark/>
          </w:tcPr>
          <w:p w14:paraId="1DACEFE3" w14:textId="77777777" w:rsidR="00EC58E2" w:rsidRPr="00C718B4" w:rsidRDefault="00EC58E2" w:rsidP="003A7FCD">
            <w:pPr>
              <w:pStyle w:val="NoSpacing"/>
              <w:keepNext/>
              <w:keepLines/>
              <w:jc w:val="center"/>
              <w:rPr>
                <w:b/>
              </w:rPr>
            </w:pPr>
            <w:r w:rsidRPr="00C718B4">
              <w:rPr>
                <w:b/>
              </w:rPr>
              <w:t>Year</w:t>
            </w:r>
          </w:p>
        </w:tc>
        <w:tc>
          <w:tcPr>
            <w:tcW w:w="1110" w:type="dxa"/>
            <w:tcBorders>
              <w:top w:val="single" w:sz="4" w:space="0" w:color="auto"/>
              <w:bottom w:val="single" w:sz="4" w:space="0" w:color="auto"/>
            </w:tcBorders>
            <w:shd w:val="clear" w:color="auto" w:fill="auto"/>
            <w:noWrap/>
            <w:vAlign w:val="center"/>
            <w:hideMark/>
          </w:tcPr>
          <w:p w14:paraId="0E7B8699" w14:textId="77777777" w:rsidR="00EC58E2" w:rsidRPr="00C718B4" w:rsidRDefault="00EC58E2" w:rsidP="003A7FCD">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33E758B9" w14:textId="77777777" w:rsidR="00EC58E2" w:rsidRPr="00C718B4" w:rsidRDefault="00EC58E2" w:rsidP="003A7FCD">
            <w:pPr>
              <w:pStyle w:val="NoSpacing"/>
              <w:keepNext/>
              <w:keepLines/>
              <w:jc w:val="center"/>
              <w:rPr>
                <w:b/>
              </w:rPr>
            </w:pPr>
            <w:r w:rsidRPr="00C718B4">
              <w:rPr>
                <w:b/>
              </w:rPr>
              <w:t>Asym</w:t>
            </w:r>
          </w:p>
        </w:tc>
        <w:tc>
          <w:tcPr>
            <w:tcW w:w="2160" w:type="dxa"/>
            <w:tcBorders>
              <w:top w:val="single" w:sz="4" w:space="0" w:color="auto"/>
              <w:bottom w:val="single" w:sz="4" w:space="0" w:color="auto"/>
            </w:tcBorders>
            <w:shd w:val="clear" w:color="auto" w:fill="auto"/>
            <w:noWrap/>
            <w:vAlign w:val="center"/>
            <w:hideMark/>
          </w:tcPr>
          <w:p w14:paraId="4D439370" w14:textId="77777777" w:rsidR="00EC58E2" w:rsidRPr="00C718B4" w:rsidRDefault="00EC58E2" w:rsidP="003A7FCD">
            <w:pPr>
              <w:pStyle w:val="NoSpacing"/>
              <w:keepNext/>
              <w:keepLines/>
              <w:jc w:val="center"/>
              <w:rPr>
                <w:b/>
              </w:rPr>
            </w:pPr>
            <w:r w:rsidRPr="00C718B4">
              <w:rPr>
                <w:b/>
              </w:rPr>
              <w:t>xmid</w:t>
            </w:r>
          </w:p>
        </w:tc>
        <w:tc>
          <w:tcPr>
            <w:tcW w:w="2584" w:type="dxa"/>
            <w:tcBorders>
              <w:top w:val="single" w:sz="4" w:space="0" w:color="auto"/>
              <w:bottom w:val="single" w:sz="4" w:space="0" w:color="auto"/>
            </w:tcBorders>
            <w:shd w:val="clear" w:color="auto" w:fill="auto"/>
            <w:noWrap/>
            <w:vAlign w:val="center"/>
            <w:hideMark/>
          </w:tcPr>
          <w:p w14:paraId="347C0E8C" w14:textId="77777777" w:rsidR="00EC58E2" w:rsidRPr="00C718B4" w:rsidRDefault="00EC58E2" w:rsidP="003A7FCD">
            <w:pPr>
              <w:pStyle w:val="NoSpacing"/>
              <w:keepNext/>
              <w:keepLines/>
              <w:jc w:val="center"/>
              <w:rPr>
                <w:b/>
              </w:rPr>
            </w:pPr>
            <w:r w:rsidRPr="00C718B4">
              <w:rPr>
                <w:b/>
              </w:rPr>
              <w:t>scal</w:t>
            </w:r>
          </w:p>
        </w:tc>
      </w:tr>
      <w:tr w:rsidR="00C718B4" w:rsidRPr="00C718B4" w14:paraId="76A7E053"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tcPr>
          <w:p w14:paraId="3967698C" w14:textId="77777777" w:rsidR="00EC58E2" w:rsidRPr="00C718B4" w:rsidRDefault="00EC58E2" w:rsidP="003A7FCD">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4F48E0D2" w14:textId="77777777" w:rsidR="00EC58E2" w:rsidRPr="00C718B4" w:rsidRDefault="00EC58E2" w:rsidP="003A7FCD">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39E5C4A3" w14:textId="77777777" w:rsidR="00EC58E2" w:rsidRPr="00C718B4" w:rsidRDefault="00EC58E2" w:rsidP="003A7FCD">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3EB56DB8" w14:textId="77777777" w:rsidR="00EC58E2" w:rsidRPr="00C718B4" w:rsidRDefault="00EC58E2" w:rsidP="003A7FCD">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13EF0C7" w14:textId="77777777" w:rsidR="00EC58E2" w:rsidRPr="00C718B4" w:rsidRDefault="00EC58E2" w:rsidP="003A7FCD">
            <w:pPr>
              <w:pStyle w:val="NoSpacing"/>
              <w:keepLines/>
              <w:jc w:val="center"/>
              <w:rPr>
                <w:i/>
              </w:rPr>
            </w:pPr>
          </w:p>
        </w:tc>
      </w:tr>
      <w:tr w:rsidR="00C718B4" w:rsidRPr="00C718B4" w14:paraId="73EAA798" w14:textId="77777777" w:rsidTr="003A7FCD">
        <w:trPr>
          <w:trHeight w:val="300"/>
          <w:jc w:val="center"/>
        </w:trPr>
        <w:tc>
          <w:tcPr>
            <w:tcW w:w="8897" w:type="dxa"/>
            <w:gridSpan w:val="5"/>
            <w:tcBorders>
              <w:top w:val="single" w:sz="4" w:space="0" w:color="auto"/>
              <w:bottom w:val="single" w:sz="4" w:space="0" w:color="auto"/>
            </w:tcBorders>
            <w:shd w:val="clear" w:color="auto" w:fill="F2F2F2" w:themeFill="background1" w:themeFillShade="F2"/>
            <w:noWrap/>
            <w:vAlign w:val="center"/>
          </w:tcPr>
          <w:p w14:paraId="2155CEC9" w14:textId="77777777" w:rsidR="00EC58E2" w:rsidRPr="00C718B4" w:rsidRDefault="00EC58E2" w:rsidP="003A7FCD">
            <w:pPr>
              <w:pStyle w:val="NoSpacing"/>
              <w:keepLines/>
              <w:rPr>
                <w:i/>
              </w:rPr>
            </w:pPr>
            <w:r w:rsidRPr="00C718B4">
              <w:rPr>
                <w:i/>
              </w:rPr>
              <w:t>Above-ground growth analysis</w:t>
            </w:r>
          </w:p>
        </w:tc>
      </w:tr>
      <w:tr w:rsidR="00C718B4" w:rsidRPr="00C718B4" w14:paraId="2CE85989" w14:textId="77777777" w:rsidTr="003A7FCD">
        <w:trPr>
          <w:trHeight w:val="300"/>
          <w:jc w:val="center"/>
        </w:trPr>
        <w:tc>
          <w:tcPr>
            <w:tcW w:w="1003" w:type="dxa"/>
            <w:vMerge w:val="restart"/>
            <w:tcBorders>
              <w:top w:val="single" w:sz="4" w:space="0" w:color="auto"/>
            </w:tcBorders>
            <w:shd w:val="clear" w:color="auto" w:fill="auto"/>
            <w:noWrap/>
            <w:vAlign w:val="center"/>
            <w:hideMark/>
          </w:tcPr>
          <w:p w14:paraId="0C2C635D" w14:textId="77777777" w:rsidR="00EC58E2" w:rsidRPr="00C718B4" w:rsidRDefault="00EC58E2" w:rsidP="003A7FCD">
            <w:pPr>
              <w:pStyle w:val="NoSpacing"/>
              <w:keepLines/>
              <w:jc w:val="center"/>
            </w:pPr>
            <w:r w:rsidRPr="00C718B4">
              <w:t>2013</w:t>
            </w:r>
          </w:p>
        </w:tc>
        <w:tc>
          <w:tcPr>
            <w:tcW w:w="1110" w:type="dxa"/>
            <w:tcBorders>
              <w:top w:val="single" w:sz="4" w:space="0" w:color="auto"/>
            </w:tcBorders>
            <w:shd w:val="clear" w:color="auto" w:fill="auto"/>
            <w:noWrap/>
            <w:vAlign w:val="center"/>
            <w:hideMark/>
          </w:tcPr>
          <w:p w14:paraId="1DECA50E" w14:textId="77777777" w:rsidR="00EC58E2" w:rsidRPr="00C718B4" w:rsidRDefault="00EC58E2" w:rsidP="003A7FCD">
            <w:pPr>
              <w:pStyle w:val="NoSpacing"/>
              <w:keepLines/>
              <w:jc w:val="center"/>
            </w:pPr>
            <w:r w:rsidRPr="00C718B4">
              <w:t>Simple</w:t>
            </w:r>
          </w:p>
        </w:tc>
        <w:tc>
          <w:tcPr>
            <w:tcW w:w="2040" w:type="dxa"/>
            <w:tcBorders>
              <w:top w:val="single" w:sz="4" w:space="0" w:color="auto"/>
            </w:tcBorders>
            <w:shd w:val="clear" w:color="auto" w:fill="auto"/>
            <w:noWrap/>
            <w:vAlign w:val="center"/>
            <w:hideMark/>
          </w:tcPr>
          <w:p w14:paraId="1A84BB64" w14:textId="77777777" w:rsidR="00EC58E2" w:rsidRPr="00C718B4" w:rsidRDefault="00EC58E2" w:rsidP="003A7FCD">
            <w:pPr>
              <w:pStyle w:val="NoSpacing"/>
              <w:keepLines/>
              <w:jc w:val="center"/>
            </w:pPr>
            <w:r w:rsidRPr="00C718B4">
              <w:t>201 (CI:197-205)</w:t>
            </w:r>
          </w:p>
        </w:tc>
        <w:tc>
          <w:tcPr>
            <w:tcW w:w="2160" w:type="dxa"/>
            <w:tcBorders>
              <w:top w:val="single" w:sz="4" w:space="0" w:color="auto"/>
            </w:tcBorders>
            <w:shd w:val="clear" w:color="auto" w:fill="auto"/>
            <w:noWrap/>
            <w:vAlign w:val="center"/>
            <w:hideMark/>
          </w:tcPr>
          <w:p w14:paraId="7115B2BB" w14:textId="77777777" w:rsidR="00EC58E2" w:rsidRPr="00C718B4" w:rsidRDefault="00EC58E2" w:rsidP="003A7FCD">
            <w:pPr>
              <w:pStyle w:val="NoSpacing"/>
              <w:keepLines/>
              <w:jc w:val="center"/>
            </w:pPr>
            <w:r w:rsidRPr="00C718B4">
              <w:t>210 (CI:209-211)</w:t>
            </w:r>
          </w:p>
        </w:tc>
        <w:tc>
          <w:tcPr>
            <w:tcW w:w="2584" w:type="dxa"/>
            <w:tcBorders>
              <w:top w:val="single" w:sz="4" w:space="0" w:color="auto"/>
            </w:tcBorders>
            <w:shd w:val="clear" w:color="auto" w:fill="auto"/>
            <w:noWrap/>
            <w:vAlign w:val="center"/>
            <w:hideMark/>
          </w:tcPr>
          <w:p w14:paraId="6876B41B" w14:textId="77777777" w:rsidR="00EC58E2" w:rsidRPr="00C718B4" w:rsidRDefault="00EC58E2" w:rsidP="003A7FCD">
            <w:pPr>
              <w:pStyle w:val="NoSpacing"/>
              <w:keepLines/>
              <w:jc w:val="center"/>
            </w:pPr>
            <w:r w:rsidRPr="00C718B4">
              <w:t>10.9 (CI:9.9-11.9)</w:t>
            </w:r>
          </w:p>
        </w:tc>
      </w:tr>
      <w:tr w:rsidR="00C718B4" w:rsidRPr="00C718B4" w14:paraId="42C63A34" w14:textId="77777777" w:rsidTr="003A7FCD">
        <w:trPr>
          <w:trHeight w:val="300"/>
          <w:jc w:val="center"/>
        </w:trPr>
        <w:tc>
          <w:tcPr>
            <w:tcW w:w="1003" w:type="dxa"/>
            <w:vMerge/>
            <w:shd w:val="clear" w:color="auto" w:fill="auto"/>
            <w:noWrap/>
            <w:vAlign w:val="center"/>
            <w:hideMark/>
          </w:tcPr>
          <w:p w14:paraId="68BF9B8F" w14:textId="77777777" w:rsidR="00EC58E2" w:rsidRPr="00C718B4" w:rsidRDefault="00EC58E2" w:rsidP="003A7FCD">
            <w:pPr>
              <w:pStyle w:val="NoSpacing"/>
              <w:keepLines/>
              <w:jc w:val="center"/>
            </w:pPr>
          </w:p>
        </w:tc>
        <w:tc>
          <w:tcPr>
            <w:tcW w:w="1110" w:type="dxa"/>
            <w:shd w:val="clear" w:color="auto" w:fill="auto"/>
            <w:noWrap/>
            <w:vAlign w:val="center"/>
            <w:hideMark/>
          </w:tcPr>
          <w:p w14:paraId="19BF9F0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744C6D4" w14:textId="77777777" w:rsidR="00EC58E2" w:rsidRPr="00C718B4" w:rsidRDefault="00EC58E2" w:rsidP="003A7FCD">
            <w:pPr>
              <w:pStyle w:val="NoSpacing"/>
              <w:keepLines/>
              <w:jc w:val="center"/>
            </w:pPr>
            <w:r w:rsidRPr="00C718B4">
              <w:t>253 (CI:244-264)</w:t>
            </w:r>
          </w:p>
        </w:tc>
        <w:tc>
          <w:tcPr>
            <w:tcW w:w="2160" w:type="dxa"/>
            <w:shd w:val="clear" w:color="auto" w:fill="auto"/>
            <w:noWrap/>
            <w:vAlign w:val="center"/>
            <w:hideMark/>
          </w:tcPr>
          <w:p w14:paraId="548C9373" w14:textId="77777777" w:rsidR="00EC58E2" w:rsidRPr="00C718B4" w:rsidRDefault="00EC58E2" w:rsidP="003A7FCD">
            <w:pPr>
              <w:pStyle w:val="NoSpacing"/>
              <w:keepLines/>
              <w:jc w:val="center"/>
            </w:pPr>
            <w:r w:rsidRPr="00C718B4">
              <w:t>207 (CI:205-210)</w:t>
            </w:r>
          </w:p>
        </w:tc>
        <w:tc>
          <w:tcPr>
            <w:tcW w:w="2584" w:type="dxa"/>
            <w:shd w:val="clear" w:color="auto" w:fill="auto"/>
            <w:noWrap/>
            <w:vAlign w:val="center"/>
            <w:hideMark/>
          </w:tcPr>
          <w:p w14:paraId="300173DA" w14:textId="77777777" w:rsidR="00EC58E2" w:rsidRPr="00C718B4" w:rsidRDefault="00EC58E2" w:rsidP="003A7FCD">
            <w:pPr>
              <w:pStyle w:val="NoSpacing"/>
              <w:keepLines/>
              <w:jc w:val="center"/>
            </w:pPr>
            <w:r w:rsidRPr="00C718B4">
              <w:t>13.3 (CI:11.5-15.3)</w:t>
            </w:r>
          </w:p>
        </w:tc>
      </w:tr>
      <w:tr w:rsidR="00C718B4" w:rsidRPr="00C718B4" w14:paraId="0E5A205E" w14:textId="77777777" w:rsidTr="003A7FCD">
        <w:trPr>
          <w:trHeight w:val="80"/>
          <w:jc w:val="center"/>
        </w:trPr>
        <w:tc>
          <w:tcPr>
            <w:tcW w:w="1003" w:type="dxa"/>
            <w:shd w:val="clear" w:color="auto" w:fill="auto"/>
            <w:noWrap/>
            <w:vAlign w:val="center"/>
          </w:tcPr>
          <w:p w14:paraId="49B3A5B8" w14:textId="77777777" w:rsidR="00EC58E2" w:rsidRPr="00C718B4" w:rsidRDefault="00EC58E2" w:rsidP="003A7FCD">
            <w:pPr>
              <w:pStyle w:val="NoSpacing"/>
              <w:keepLines/>
              <w:jc w:val="center"/>
            </w:pPr>
          </w:p>
        </w:tc>
        <w:tc>
          <w:tcPr>
            <w:tcW w:w="1110" w:type="dxa"/>
            <w:shd w:val="clear" w:color="auto" w:fill="auto"/>
            <w:noWrap/>
            <w:vAlign w:val="center"/>
          </w:tcPr>
          <w:p w14:paraId="0BE972F7" w14:textId="77777777" w:rsidR="00EC58E2" w:rsidRPr="00C718B4" w:rsidRDefault="00EC58E2" w:rsidP="003A7FCD">
            <w:pPr>
              <w:pStyle w:val="NoSpacing"/>
              <w:keepLines/>
              <w:jc w:val="center"/>
            </w:pPr>
          </w:p>
        </w:tc>
        <w:tc>
          <w:tcPr>
            <w:tcW w:w="2040" w:type="dxa"/>
            <w:shd w:val="clear" w:color="auto" w:fill="auto"/>
            <w:noWrap/>
            <w:vAlign w:val="center"/>
          </w:tcPr>
          <w:p w14:paraId="15EC2F85" w14:textId="77777777" w:rsidR="00EC58E2" w:rsidRPr="00C718B4" w:rsidRDefault="00EC58E2" w:rsidP="003A7FCD">
            <w:pPr>
              <w:pStyle w:val="NoSpacing"/>
              <w:keepLines/>
              <w:jc w:val="center"/>
            </w:pPr>
          </w:p>
        </w:tc>
        <w:tc>
          <w:tcPr>
            <w:tcW w:w="2160" w:type="dxa"/>
            <w:shd w:val="clear" w:color="auto" w:fill="auto"/>
            <w:noWrap/>
            <w:vAlign w:val="center"/>
          </w:tcPr>
          <w:p w14:paraId="20E7C73A" w14:textId="77777777" w:rsidR="00EC58E2" w:rsidRPr="00C718B4" w:rsidRDefault="00EC58E2" w:rsidP="003A7FCD">
            <w:pPr>
              <w:pStyle w:val="NoSpacing"/>
              <w:keepLines/>
              <w:jc w:val="center"/>
            </w:pPr>
          </w:p>
        </w:tc>
        <w:tc>
          <w:tcPr>
            <w:tcW w:w="2584" w:type="dxa"/>
            <w:shd w:val="clear" w:color="auto" w:fill="auto"/>
            <w:noWrap/>
            <w:vAlign w:val="center"/>
          </w:tcPr>
          <w:p w14:paraId="76D2C19A" w14:textId="77777777" w:rsidR="00EC58E2" w:rsidRPr="00C718B4" w:rsidRDefault="00EC58E2" w:rsidP="003A7FCD">
            <w:pPr>
              <w:pStyle w:val="NoSpacing"/>
              <w:keepLines/>
              <w:jc w:val="center"/>
            </w:pPr>
          </w:p>
        </w:tc>
      </w:tr>
      <w:tr w:rsidR="00C718B4" w:rsidRPr="00C718B4" w14:paraId="418CD544" w14:textId="77777777" w:rsidTr="003A7FCD">
        <w:trPr>
          <w:trHeight w:val="300"/>
          <w:jc w:val="center"/>
        </w:trPr>
        <w:tc>
          <w:tcPr>
            <w:tcW w:w="1003" w:type="dxa"/>
            <w:vMerge w:val="restart"/>
            <w:shd w:val="clear" w:color="auto" w:fill="auto"/>
            <w:noWrap/>
            <w:vAlign w:val="center"/>
            <w:hideMark/>
          </w:tcPr>
          <w:p w14:paraId="32986D86" w14:textId="77777777" w:rsidR="00EC58E2" w:rsidRPr="00C718B4" w:rsidRDefault="00EC58E2" w:rsidP="003A7FCD">
            <w:pPr>
              <w:pStyle w:val="NoSpacing"/>
              <w:keepLines/>
              <w:jc w:val="center"/>
            </w:pPr>
            <w:r w:rsidRPr="00C718B4">
              <w:t>2014</w:t>
            </w:r>
          </w:p>
        </w:tc>
        <w:tc>
          <w:tcPr>
            <w:tcW w:w="1110" w:type="dxa"/>
            <w:shd w:val="clear" w:color="auto" w:fill="auto"/>
            <w:noWrap/>
            <w:vAlign w:val="center"/>
            <w:hideMark/>
          </w:tcPr>
          <w:p w14:paraId="1CAE6A13"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6A281DD0" w14:textId="77777777" w:rsidR="00EC58E2" w:rsidRPr="00C718B4" w:rsidRDefault="00EC58E2" w:rsidP="003A7FCD">
            <w:pPr>
              <w:pStyle w:val="NoSpacing"/>
              <w:keepLines/>
              <w:jc w:val="center"/>
            </w:pPr>
            <w:r w:rsidRPr="00C718B4">
              <w:t>326 (CI:316-336)</w:t>
            </w:r>
          </w:p>
        </w:tc>
        <w:tc>
          <w:tcPr>
            <w:tcW w:w="2160" w:type="dxa"/>
            <w:shd w:val="clear" w:color="auto" w:fill="auto"/>
            <w:noWrap/>
            <w:vAlign w:val="center"/>
            <w:hideMark/>
          </w:tcPr>
          <w:p w14:paraId="200C9645" w14:textId="77777777" w:rsidR="00EC58E2" w:rsidRPr="00C718B4" w:rsidRDefault="00EC58E2" w:rsidP="003A7FCD">
            <w:pPr>
              <w:pStyle w:val="NoSpacing"/>
              <w:keepLines/>
              <w:jc w:val="center"/>
            </w:pPr>
            <w:r w:rsidRPr="00C718B4">
              <w:t>204 (CI:203-206)</w:t>
            </w:r>
          </w:p>
        </w:tc>
        <w:tc>
          <w:tcPr>
            <w:tcW w:w="2584" w:type="dxa"/>
            <w:shd w:val="clear" w:color="auto" w:fill="auto"/>
            <w:noWrap/>
            <w:vAlign w:val="center"/>
            <w:hideMark/>
          </w:tcPr>
          <w:p w14:paraId="1DEDA983" w14:textId="77777777" w:rsidR="00EC58E2" w:rsidRPr="00C718B4" w:rsidRDefault="00EC58E2" w:rsidP="003A7FCD">
            <w:pPr>
              <w:pStyle w:val="NoSpacing"/>
              <w:keepLines/>
              <w:jc w:val="center"/>
            </w:pPr>
            <w:r w:rsidRPr="00C718B4">
              <w:t>16.3 (CI:15-17.6)</w:t>
            </w:r>
          </w:p>
        </w:tc>
      </w:tr>
      <w:tr w:rsidR="00C718B4" w:rsidRPr="00C718B4" w14:paraId="27007BFA" w14:textId="77777777" w:rsidTr="003A7FCD">
        <w:trPr>
          <w:trHeight w:val="300"/>
          <w:jc w:val="center"/>
        </w:trPr>
        <w:tc>
          <w:tcPr>
            <w:tcW w:w="1003" w:type="dxa"/>
            <w:vMerge/>
            <w:shd w:val="clear" w:color="auto" w:fill="auto"/>
            <w:noWrap/>
            <w:vAlign w:val="center"/>
            <w:hideMark/>
          </w:tcPr>
          <w:p w14:paraId="52DE60E7" w14:textId="77777777" w:rsidR="00EC58E2" w:rsidRPr="00C718B4" w:rsidRDefault="00EC58E2" w:rsidP="003A7FCD">
            <w:pPr>
              <w:pStyle w:val="NoSpacing"/>
              <w:keepLines/>
              <w:jc w:val="center"/>
            </w:pPr>
          </w:p>
        </w:tc>
        <w:tc>
          <w:tcPr>
            <w:tcW w:w="1110" w:type="dxa"/>
            <w:shd w:val="clear" w:color="auto" w:fill="auto"/>
            <w:noWrap/>
            <w:vAlign w:val="center"/>
            <w:hideMark/>
          </w:tcPr>
          <w:p w14:paraId="3838578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482DF89" w14:textId="77777777" w:rsidR="00EC58E2" w:rsidRPr="00C718B4" w:rsidRDefault="00EC58E2" w:rsidP="003A7FCD">
            <w:pPr>
              <w:pStyle w:val="NoSpacing"/>
              <w:keepLines/>
              <w:jc w:val="center"/>
            </w:pPr>
            <w:r w:rsidRPr="00C718B4">
              <w:t>351 (CI:341-363)</w:t>
            </w:r>
          </w:p>
        </w:tc>
        <w:tc>
          <w:tcPr>
            <w:tcW w:w="2160" w:type="dxa"/>
            <w:shd w:val="clear" w:color="auto" w:fill="auto"/>
            <w:noWrap/>
            <w:vAlign w:val="center"/>
            <w:hideMark/>
          </w:tcPr>
          <w:p w14:paraId="0BC67087" w14:textId="77777777" w:rsidR="00EC58E2" w:rsidRPr="00C718B4" w:rsidRDefault="00EC58E2" w:rsidP="003A7FCD">
            <w:pPr>
              <w:pStyle w:val="NoSpacing"/>
              <w:keepLines/>
              <w:jc w:val="center"/>
            </w:pPr>
            <w:r w:rsidRPr="00C718B4">
              <w:t>205 (CI:203-207)</w:t>
            </w:r>
          </w:p>
        </w:tc>
        <w:tc>
          <w:tcPr>
            <w:tcW w:w="2584" w:type="dxa"/>
            <w:shd w:val="clear" w:color="auto" w:fill="auto"/>
            <w:noWrap/>
            <w:vAlign w:val="center"/>
            <w:hideMark/>
          </w:tcPr>
          <w:p w14:paraId="56D791C8" w14:textId="77777777" w:rsidR="00EC58E2" w:rsidRPr="00C718B4" w:rsidRDefault="00EC58E2" w:rsidP="003A7FCD">
            <w:pPr>
              <w:pStyle w:val="NoSpacing"/>
              <w:keepLines/>
              <w:jc w:val="center"/>
            </w:pPr>
            <w:r w:rsidRPr="00C718B4">
              <w:t>17.1 (CI:15.8-18.6)</w:t>
            </w:r>
          </w:p>
        </w:tc>
      </w:tr>
      <w:tr w:rsidR="00C718B4" w:rsidRPr="00C718B4" w14:paraId="3AA26464" w14:textId="77777777" w:rsidTr="003A7FCD">
        <w:trPr>
          <w:trHeight w:val="80"/>
          <w:jc w:val="center"/>
        </w:trPr>
        <w:tc>
          <w:tcPr>
            <w:tcW w:w="1003" w:type="dxa"/>
            <w:shd w:val="clear" w:color="auto" w:fill="auto"/>
            <w:noWrap/>
            <w:vAlign w:val="center"/>
          </w:tcPr>
          <w:p w14:paraId="58A0E2E3" w14:textId="77777777" w:rsidR="00EC58E2" w:rsidRPr="00C718B4" w:rsidRDefault="00EC58E2" w:rsidP="003A7FCD">
            <w:pPr>
              <w:pStyle w:val="NoSpacing"/>
              <w:keepLines/>
              <w:jc w:val="center"/>
            </w:pPr>
          </w:p>
        </w:tc>
        <w:tc>
          <w:tcPr>
            <w:tcW w:w="1110" w:type="dxa"/>
            <w:shd w:val="clear" w:color="auto" w:fill="auto"/>
            <w:noWrap/>
            <w:vAlign w:val="center"/>
          </w:tcPr>
          <w:p w14:paraId="2F2CF9BB" w14:textId="77777777" w:rsidR="00EC58E2" w:rsidRPr="00C718B4" w:rsidRDefault="00EC58E2" w:rsidP="003A7FCD">
            <w:pPr>
              <w:pStyle w:val="NoSpacing"/>
              <w:keepLines/>
              <w:jc w:val="center"/>
            </w:pPr>
          </w:p>
        </w:tc>
        <w:tc>
          <w:tcPr>
            <w:tcW w:w="2040" w:type="dxa"/>
            <w:shd w:val="clear" w:color="auto" w:fill="auto"/>
            <w:noWrap/>
            <w:vAlign w:val="center"/>
          </w:tcPr>
          <w:p w14:paraId="6B75378C" w14:textId="77777777" w:rsidR="00EC58E2" w:rsidRPr="00C718B4" w:rsidRDefault="00EC58E2" w:rsidP="003A7FCD">
            <w:pPr>
              <w:pStyle w:val="NoSpacing"/>
              <w:keepLines/>
              <w:jc w:val="center"/>
            </w:pPr>
          </w:p>
        </w:tc>
        <w:tc>
          <w:tcPr>
            <w:tcW w:w="2160" w:type="dxa"/>
            <w:shd w:val="clear" w:color="auto" w:fill="auto"/>
            <w:noWrap/>
            <w:vAlign w:val="center"/>
          </w:tcPr>
          <w:p w14:paraId="0AE0F40B" w14:textId="77777777" w:rsidR="00EC58E2" w:rsidRPr="00C718B4" w:rsidRDefault="00EC58E2" w:rsidP="003A7FCD">
            <w:pPr>
              <w:pStyle w:val="NoSpacing"/>
              <w:keepLines/>
              <w:jc w:val="center"/>
            </w:pPr>
          </w:p>
        </w:tc>
        <w:tc>
          <w:tcPr>
            <w:tcW w:w="2584" w:type="dxa"/>
            <w:shd w:val="clear" w:color="auto" w:fill="auto"/>
            <w:noWrap/>
            <w:vAlign w:val="center"/>
          </w:tcPr>
          <w:p w14:paraId="72FEF8F9" w14:textId="77777777" w:rsidR="00EC58E2" w:rsidRPr="00C718B4" w:rsidRDefault="00EC58E2" w:rsidP="003A7FCD">
            <w:pPr>
              <w:pStyle w:val="NoSpacing"/>
              <w:keepLines/>
              <w:jc w:val="center"/>
            </w:pPr>
          </w:p>
        </w:tc>
      </w:tr>
      <w:tr w:rsidR="00C718B4" w:rsidRPr="00C718B4" w14:paraId="4E244A31" w14:textId="77777777" w:rsidTr="003A7FCD">
        <w:trPr>
          <w:trHeight w:val="300"/>
          <w:jc w:val="center"/>
        </w:trPr>
        <w:tc>
          <w:tcPr>
            <w:tcW w:w="1003" w:type="dxa"/>
            <w:vMerge w:val="restart"/>
            <w:shd w:val="clear" w:color="auto" w:fill="auto"/>
            <w:noWrap/>
            <w:vAlign w:val="center"/>
            <w:hideMark/>
          </w:tcPr>
          <w:p w14:paraId="02F21498" w14:textId="77777777" w:rsidR="00EC58E2" w:rsidRPr="00C718B4" w:rsidRDefault="00EC58E2" w:rsidP="003A7FCD">
            <w:pPr>
              <w:pStyle w:val="NoSpacing"/>
              <w:keepLines/>
              <w:jc w:val="center"/>
            </w:pPr>
            <w:r w:rsidRPr="00C718B4">
              <w:t>2018</w:t>
            </w:r>
          </w:p>
        </w:tc>
        <w:tc>
          <w:tcPr>
            <w:tcW w:w="1110" w:type="dxa"/>
            <w:shd w:val="clear" w:color="auto" w:fill="auto"/>
            <w:noWrap/>
            <w:vAlign w:val="center"/>
            <w:hideMark/>
          </w:tcPr>
          <w:p w14:paraId="1C0CAA8B"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2CF74721" w14:textId="77777777" w:rsidR="00EC58E2" w:rsidRPr="00C718B4" w:rsidRDefault="00EC58E2" w:rsidP="003A7FCD">
            <w:pPr>
              <w:pStyle w:val="NoSpacing"/>
              <w:keepLines/>
              <w:jc w:val="center"/>
            </w:pPr>
            <w:r w:rsidRPr="00C718B4">
              <w:t>237 (CI:231-244)</w:t>
            </w:r>
          </w:p>
        </w:tc>
        <w:tc>
          <w:tcPr>
            <w:tcW w:w="2160" w:type="dxa"/>
            <w:shd w:val="clear" w:color="auto" w:fill="auto"/>
            <w:noWrap/>
            <w:vAlign w:val="center"/>
            <w:hideMark/>
          </w:tcPr>
          <w:p w14:paraId="2570830C" w14:textId="77777777" w:rsidR="00EC58E2" w:rsidRPr="00C718B4" w:rsidRDefault="00EC58E2" w:rsidP="003A7FCD">
            <w:pPr>
              <w:pStyle w:val="NoSpacing"/>
              <w:keepLines/>
              <w:jc w:val="center"/>
            </w:pPr>
            <w:r w:rsidRPr="00C718B4">
              <w:t>191 (CI:190-193)</w:t>
            </w:r>
          </w:p>
        </w:tc>
        <w:tc>
          <w:tcPr>
            <w:tcW w:w="2584" w:type="dxa"/>
            <w:shd w:val="clear" w:color="auto" w:fill="auto"/>
            <w:noWrap/>
            <w:vAlign w:val="center"/>
            <w:hideMark/>
          </w:tcPr>
          <w:p w14:paraId="686036D4" w14:textId="77777777" w:rsidR="00EC58E2" w:rsidRPr="00C718B4" w:rsidRDefault="00EC58E2" w:rsidP="003A7FCD">
            <w:pPr>
              <w:pStyle w:val="NoSpacing"/>
              <w:keepLines/>
              <w:jc w:val="center"/>
            </w:pPr>
            <w:r w:rsidRPr="00C718B4">
              <w:t>12.6 (CI:11.6-13.7)</w:t>
            </w:r>
          </w:p>
        </w:tc>
      </w:tr>
      <w:tr w:rsidR="00C718B4" w:rsidRPr="00C718B4" w14:paraId="7503851F" w14:textId="77777777" w:rsidTr="003A7FCD">
        <w:trPr>
          <w:trHeight w:val="300"/>
          <w:jc w:val="center"/>
        </w:trPr>
        <w:tc>
          <w:tcPr>
            <w:tcW w:w="1003" w:type="dxa"/>
            <w:vMerge/>
            <w:shd w:val="clear" w:color="auto" w:fill="auto"/>
            <w:noWrap/>
            <w:vAlign w:val="center"/>
            <w:hideMark/>
          </w:tcPr>
          <w:p w14:paraId="613F1835" w14:textId="77777777" w:rsidR="00EC58E2" w:rsidRPr="00C718B4" w:rsidRDefault="00EC58E2" w:rsidP="003A7FCD">
            <w:pPr>
              <w:pStyle w:val="NoSpacing"/>
              <w:keepLines/>
              <w:jc w:val="center"/>
            </w:pPr>
          </w:p>
        </w:tc>
        <w:tc>
          <w:tcPr>
            <w:tcW w:w="1110" w:type="dxa"/>
            <w:shd w:val="clear" w:color="auto" w:fill="auto"/>
            <w:noWrap/>
            <w:vAlign w:val="center"/>
            <w:hideMark/>
          </w:tcPr>
          <w:p w14:paraId="4C90A45C"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3FE47F8" w14:textId="77777777" w:rsidR="00EC58E2" w:rsidRPr="00C718B4" w:rsidRDefault="00EC58E2" w:rsidP="003A7FCD">
            <w:pPr>
              <w:pStyle w:val="NoSpacing"/>
              <w:keepLines/>
              <w:jc w:val="center"/>
            </w:pPr>
            <w:r w:rsidRPr="00C718B4">
              <w:t>286 (CI:280-292)</w:t>
            </w:r>
          </w:p>
        </w:tc>
        <w:tc>
          <w:tcPr>
            <w:tcW w:w="2160" w:type="dxa"/>
            <w:shd w:val="clear" w:color="auto" w:fill="auto"/>
            <w:noWrap/>
            <w:vAlign w:val="center"/>
            <w:hideMark/>
          </w:tcPr>
          <w:p w14:paraId="2D1BDA2C" w14:textId="77777777" w:rsidR="00EC58E2" w:rsidRPr="00C718B4" w:rsidRDefault="00EC58E2" w:rsidP="003A7FCD">
            <w:pPr>
              <w:pStyle w:val="NoSpacing"/>
              <w:keepLines/>
              <w:jc w:val="center"/>
            </w:pPr>
            <w:r w:rsidRPr="00C718B4">
              <w:t>196 (CI:195-197)</w:t>
            </w:r>
          </w:p>
        </w:tc>
        <w:tc>
          <w:tcPr>
            <w:tcW w:w="2584" w:type="dxa"/>
            <w:shd w:val="clear" w:color="auto" w:fill="auto"/>
            <w:noWrap/>
            <w:vAlign w:val="center"/>
            <w:hideMark/>
          </w:tcPr>
          <w:p w14:paraId="208DA519" w14:textId="77777777" w:rsidR="00EC58E2" w:rsidRPr="00C718B4" w:rsidRDefault="00EC58E2" w:rsidP="003A7FCD">
            <w:pPr>
              <w:pStyle w:val="NoSpacing"/>
              <w:keepLines/>
              <w:jc w:val="center"/>
            </w:pPr>
            <w:r w:rsidRPr="00C718B4">
              <w:t>13.7 (CI:12.8-14.8)</w:t>
            </w:r>
          </w:p>
        </w:tc>
      </w:tr>
      <w:tr w:rsidR="00C718B4" w:rsidRPr="00C718B4" w14:paraId="78E8E524" w14:textId="77777777" w:rsidTr="003A7FCD">
        <w:trPr>
          <w:trHeight w:val="80"/>
          <w:jc w:val="center"/>
        </w:trPr>
        <w:tc>
          <w:tcPr>
            <w:tcW w:w="1003" w:type="dxa"/>
            <w:shd w:val="clear" w:color="auto" w:fill="auto"/>
            <w:noWrap/>
            <w:vAlign w:val="center"/>
          </w:tcPr>
          <w:p w14:paraId="2316FCAF" w14:textId="77777777" w:rsidR="00EC58E2" w:rsidRPr="00C718B4" w:rsidRDefault="00EC58E2" w:rsidP="003A7FCD">
            <w:pPr>
              <w:pStyle w:val="NoSpacing"/>
              <w:keepLines/>
              <w:jc w:val="center"/>
            </w:pPr>
          </w:p>
        </w:tc>
        <w:tc>
          <w:tcPr>
            <w:tcW w:w="1110" w:type="dxa"/>
            <w:shd w:val="clear" w:color="auto" w:fill="auto"/>
            <w:noWrap/>
            <w:vAlign w:val="center"/>
          </w:tcPr>
          <w:p w14:paraId="43E89A51" w14:textId="77777777" w:rsidR="00EC58E2" w:rsidRPr="00C718B4" w:rsidRDefault="00EC58E2" w:rsidP="003A7FCD">
            <w:pPr>
              <w:pStyle w:val="NoSpacing"/>
              <w:keepLines/>
              <w:jc w:val="center"/>
            </w:pPr>
          </w:p>
        </w:tc>
        <w:tc>
          <w:tcPr>
            <w:tcW w:w="2040" w:type="dxa"/>
            <w:shd w:val="clear" w:color="auto" w:fill="auto"/>
            <w:noWrap/>
            <w:vAlign w:val="center"/>
          </w:tcPr>
          <w:p w14:paraId="4D74FFF9" w14:textId="77777777" w:rsidR="00EC58E2" w:rsidRPr="00C718B4" w:rsidRDefault="00EC58E2" w:rsidP="003A7FCD">
            <w:pPr>
              <w:pStyle w:val="NoSpacing"/>
              <w:keepLines/>
              <w:jc w:val="center"/>
            </w:pPr>
          </w:p>
        </w:tc>
        <w:tc>
          <w:tcPr>
            <w:tcW w:w="2160" w:type="dxa"/>
            <w:shd w:val="clear" w:color="auto" w:fill="auto"/>
            <w:noWrap/>
            <w:vAlign w:val="center"/>
          </w:tcPr>
          <w:p w14:paraId="1C8CD88A" w14:textId="77777777" w:rsidR="00EC58E2" w:rsidRPr="00C718B4" w:rsidRDefault="00EC58E2" w:rsidP="003A7FCD">
            <w:pPr>
              <w:pStyle w:val="NoSpacing"/>
              <w:keepLines/>
              <w:jc w:val="center"/>
            </w:pPr>
          </w:p>
        </w:tc>
        <w:tc>
          <w:tcPr>
            <w:tcW w:w="2584" w:type="dxa"/>
            <w:shd w:val="clear" w:color="auto" w:fill="auto"/>
            <w:noWrap/>
            <w:vAlign w:val="center"/>
          </w:tcPr>
          <w:p w14:paraId="625BDAE1" w14:textId="77777777" w:rsidR="00EC58E2" w:rsidRPr="00C718B4" w:rsidRDefault="00EC58E2" w:rsidP="003A7FCD">
            <w:pPr>
              <w:pStyle w:val="NoSpacing"/>
              <w:keepLines/>
              <w:jc w:val="center"/>
            </w:pPr>
          </w:p>
        </w:tc>
      </w:tr>
      <w:tr w:rsidR="00C718B4" w:rsidRPr="00C718B4" w14:paraId="16EF3582" w14:textId="77777777" w:rsidTr="003A7FCD">
        <w:trPr>
          <w:trHeight w:val="300"/>
          <w:jc w:val="center"/>
        </w:trPr>
        <w:tc>
          <w:tcPr>
            <w:tcW w:w="1003" w:type="dxa"/>
            <w:vMerge w:val="restart"/>
            <w:shd w:val="clear" w:color="auto" w:fill="auto"/>
            <w:noWrap/>
            <w:vAlign w:val="center"/>
            <w:hideMark/>
          </w:tcPr>
          <w:p w14:paraId="19AB9C81" w14:textId="77777777" w:rsidR="00EC58E2" w:rsidRPr="00C718B4" w:rsidRDefault="00EC58E2" w:rsidP="003A7FCD">
            <w:pPr>
              <w:pStyle w:val="NoSpacing"/>
              <w:keepLines/>
              <w:jc w:val="center"/>
            </w:pPr>
            <w:r w:rsidRPr="00C718B4">
              <w:t>2019</w:t>
            </w:r>
          </w:p>
        </w:tc>
        <w:tc>
          <w:tcPr>
            <w:tcW w:w="1110" w:type="dxa"/>
            <w:shd w:val="clear" w:color="auto" w:fill="auto"/>
            <w:noWrap/>
            <w:vAlign w:val="center"/>
            <w:hideMark/>
          </w:tcPr>
          <w:p w14:paraId="679FAF3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7412C812" w14:textId="77777777" w:rsidR="00EC58E2" w:rsidRPr="00C718B4" w:rsidRDefault="00EC58E2" w:rsidP="003A7FCD">
            <w:pPr>
              <w:pStyle w:val="NoSpacing"/>
              <w:keepLines/>
              <w:jc w:val="center"/>
            </w:pPr>
            <w:r w:rsidRPr="00C718B4">
              <w:t>316 (CI:307-325)</w:t>
            </w:r>
          </w:p>
        </w:tc>
        <w:tc>
          <w:tcPr>
            <w:tcW w:w="2160" w:type="dxa"/>
            <w:shd w:val="clear" w:color="auto" w:fill="auto"/>
            <w:noWrap/>
            <w:vAlign w:val="center"/>
            <w:hideMark/>
          </w:tcPr>
          <w:p w14:paraId="0F923F9F" w14:textId="77777777" w:rsidR="00EC58E2" w:rsidRPr="00C718B4" w:rsidRDefault="00EC58E2" w:rsidP="003A7FCD">
            <w:pPr>
              <w:pStyle w:val="NoSpacing"/>
              <w:keepLines/>
              <w:jc w:val="center"/>
            </w:pPr>
            <w:r w:rsidRPr="00C718B4">
              <w:t>218 (CI:216-219)</w:t>
            </w:r>
          </w:p>
        </w:tc>
        <w:tc>
          <w:tcPr>
            <w:tcW w:w="2584" w:type="dxa"/>
            <w:shd w:val="clear" w:color="auto" w:fill="auto"/>
            <w:noWrap/>
            <w:vAlign w:val="center"/>
            <w:hideMark/>
          </w:tcPr>
          <w:p w14:paraId="789F6B95" w14:textId="77777777" w:rsidR="00EC58E2" w:rsidRPr="00C718B4" w:rsidRDefault="00EC58E2" w:rsidP="003A7FCD">
            <w:pPr>
              <w:pStyle w:val="NoSpacing"/>
              <w:keepLines/>
              <w:jc w:val="center"/>
            </w:pPr>
            <w:r w:rsidRPr="00C718B4">
              <w:t>14.6 (CI:13.3-15.9)</w:t>
            </w:r>
          </w:p>
        </w:tc>
      </w:tr>
      <w:tr w:rsidR="00C718B4" w:rsidRPr="00C718B4" w14:paraId="21FF806F" w14:textId="77777777" w:rsidTr="003A7FCD">
        <w:trPr>
          <w:trHeight w:val="300"/>
          <w:jc w:val="center"/>
        </w:trPr>
        <w:tc>
          <w:tcPr>
            <w:tcW w:w="1003" w:type="dxa"/>
            <w:vMerge/>
            <w:shd w:val="clear" w:color="auto" w:fill="auto"/>
            <w:noWrap/>
            <w:vAlign w:val="center"/>
            <w:hideMark/>
          </w:tcPr>
          <w:p w14:paraId="71E471CC" w14:textId="77777777" w:rsidR="00EC58E2" w:rsidRPr="00C718B4" w:rsidRDefault="00EC58E2" w:rsidP="003A7FCD">
            <w:pPr>
              <w:pStyle w:val="NoSpacing"/>
              <w:keepLines/>
              <w:jc w:val="center"/>
            </w:pPr>
          </w:p>
        </w:tc>
        <w:tc>
          <w:tcPr>
            <w:tcW w:w="1110" w:type="dxa"/>
            <w:shd w:val="clear" w:color="auto" w:fill="auto"/>
            <w:noWrap/>
            <w:vAlign w:val="center"/>
            <w:hideMark/>
          </w:tcPr>
          <w:p w14:paraId="63EE9A71"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53A7BA4A" w14:textId="77777777" w:rsidR="00EC58E2" w:rsidRPr="00C718B4" w:rsidRDefault="00EC58E2" w:rsidP="003A7FCD">
            <w:pPr>
              <w:pStyle w:val="NoSpacing"/>
              <w:keepLines/>
              <w:jc w:val="center"/>
            </w:pPr>
            <w:r w:rsidRPr="00C718B4">
              <w:t>312 (CI:299-234)</w:t>
            </w:r>
          </w:p>
        </w:tc>
        <w:tc>
          <w:tcPr>
            <w:tcW w:w="2160" w:type="dxa"/>
            <w:shd w:val="clear" w:color="auto" w:fill="auto"/>
            <w:noWrap/>
            <w:vAlign w:val="center"/>
            <w:hideMark/>
          </w:tcPr>
          <w:p w14:paraId="64A28F88" w14:textId="77777777" w:rsidR="00EC58E2" w:rsidRPr="00C718B4" w:rsidRDefault="00EC58E2" w:rsidP="003A7FCD">
            <w:pPr>
              <w:pStyle w:val="NoSpacing"/>
              <w:keepLines/>
              <w:jc w:val="center"/>
            </w:pPr>
            <w:r w:rsidRPr="00C718B4">
              <w:t>219 (CI:217-222)</w:t>
            </w:r>
          </w:p>
        </w:tc>
        <w:tc>
          <w:tcPr>
            <w:tcW w:w="2584" w:type="dxa"/>
            <w:shd w:val="clear" w:color="auto" w:fill="auto"/>
            <w:noWrap/>
            <w:vAlign w:val="center"/>
            <w:hideMark/>
          </w:tcPr>
          <w:p w14:paraId="4B694EC4" w14:textId="77777777" w:rsidR="00EC58E2" w:rsidRPr="00C718B4" w:rsidRDefault="00EC58E2" w:rsidP="003A7FCD">
            <w:pPr>
              <w:pStyle w:val="NoSpacing"/>
              <w:keepLines/>
              <w:jc w:val="center"/>
            </w:pPr>
            <w:r w:rsidRPr="00C718B4">
              <w:t>15.9 (CI:14.2-17.8)</w:t>
            </w:r>
          </w:p>
        </w:tc>
      </w:tr>
      <w:tr w:rsidR="00C718B4" w:rsidRPr="00C718B4" w14:paraId="75E99233" w14:textId="77777777" w:rsidTr="003A7FCD">
        <w:trPr>
          <w:trHeight w:val="300"/>
          <w:jc w:val="center"/>
        </w:trPr>
        <w:tc>
          <w:tcPr>
            <w:tcW w:w="1003" w:type="dxa"/>
            <w:shd w:val="clear" w:color="auto" w:fill="auto"/>
            <w:noWrap/>
            <w:vAlign w:val="center"/>
          </w:tcPr>
          <w:p w14:paraId="61EEE3E2" w14:textId="77777777" w:rsidR="00EC58E2" w:rsidRPr="00C718B4" w:rsidRDefault="00EC58E2" w:rsidP="003A7FCD">
            <w:pPr>
              <w:pStyle w:val="NoSpacing"/>
              <w:keepLines/>
              <w:jc w:val="center"/>
            </w:pPr>
          </w:p>
        </w:tc>
        <w:tc>
          <w:tcPr>
            <w:tcW w:w="1110" w:type="dxa"/>
            <w:shd w:val="clear" w:color="auto" w:fill="auto"/>
            <w:noWrap/>
            <w:vAlign w:val="center"/>
          </w:tcPr>
          <w:p w14:paraId="24A952D5" w14:textId="77777777" w:rsidR="00EC58E2" w:rsidRPr="00C718B4" w:rsidRDefault="00EC58E2" w:rsidP="003A7FCD">
            <w:pPr>
              <w:pStyle w:val="NoSpacing"/>
              <w:keepLines/>
              <w:jc w:val="center"/>
            </w:pPr>
          </w:p>
        </w:tc>
        <w:tc>
          <w:tcPr>
            <w:tcW w:w="2040" w:type="dxa"/>
            <w:shd w:val="clear" w:color="auto" w:fill="auto"/>
            <w:noWrap/>
            <w:vAlign w:val="center"/>
          </w:tcPr>
          <w:p w14:paraId="0EDB8747" w14:textId="77777777" w:rsidR="00EC58E2" w:rsidRPr="00C718B4" w:rsidRDefault="00EC58E2" w:rsidP="003A7FCD">
            <w:pPr>
              <w:pStyle w:val="NoSpacing"/>
              <w:keepLines/>
              <w:jc w:val="center"/>
            </w:pPr>
          </w:p>
        </w:tc>
        <w:tc>
          <w:tcPr>
            <w:tcW w:w="2160" w:type="dxa"/>
            <w:shd w:val="clear" w:color="auto" w:fill="auto"/>
            <w:noWrap/>
            <w:vAlign w:val="center"/>
          </w:tcPr>
          <w:p w14:paraId="16E176BA" w14:textId="77777777" w:rsidR="00EC58E2" w:rsidRPr="00C718B4" w:rsidRDefault="00EC58E2" w:rsidP="003A7FCD">
            <w:pPr>
              <w:pStyle w:val="NoSpacing"/>
              <w:keepLines/>
              <w:jc w:val="center"/>
            </w:pPr>
          </w:p>
        </w:tc>
        <w:tc>
          <w:tcPr>
            <w:tcW w:w="2584" w:type="dxa"/>
            <w:shd w:val="clear" w:color="auto" w:fill="auto"/>
            <w:noWrap/>
            <w:vAlign w:val="center"/>
          </w:tcPr>
          <w:p w14:paraId="62947F6E" w14:textId="77777777" w:rsidR="00EC58E2" w:rsidRPr="00C718B4" w:rsidRDefault="00EC58E2" w:rsidP="003A7FCD">
            <w:pPr>
              <w:pStyle w:val="NoSpacing"/>
              <w:keepLines/>
              <w:jc w:val="center"/>
            </w:pPr>
          </w:p>
        </w:tc>
      </w:tr>
      <w:tr w:rsidR="00EC58E2" w:rsidRPr="00C718B4" w14:paraId="0362B000" w14:textId="77777777" w:rsidTr="003A7FCD">
        <w:trPr>
          <w:trHeight w:val="300"/>
          <w:jc w:val="center"/>
        </w:trPr>
        <w:tc>
          <w:tcPr>
            <w:tcW w:w="1003" w:type="dxa"/>
            <w:shd w:val="clear" w:color="auto" w:fill="auto"/>
            <w:noWrap/>
            <w:vAlign w:val="center"/>
          </w:tcPr>
          <w:p w14:paraId="1C9A964E" w14:textId="77777777" w:rsidR="00EC58E2" w:rsidRPr="00C718B4" w:rsidRDefault="00EC58E2" w:rsidP="003A7FCD">
            <w:pPr>
              <w:pStyle w:val="NoSpacing"/>
              <w:keepLines/>
              <w:jc w:val="center"/>
            </w:pPr>
          </w:p>
        </w:tc>
        <w:tc>
          <w:tcPr>
            <w:tcW w:w="1110" w:type="dxa"/>
            <w:shd w:val="clear" w:color="auto" w:fill="auto"/>
            <w:noWrap/>
            <w:vAlign w:val="center"/>
          </w:tcPr>
          <w:p w14:paraId="7184F7D7" w14:textId="77777777" w:rsidR="00EC58E2" w:rsidRPr="00C718B4" w:rsidRDefault="00EC58E2" w:rsidP="003A7FCD">
            <w:pPr>
              <w:pStyle w:val="NoSpacing"/>
              <w:keepLines/>
              <w:jc w:val="center"/>
            </w:pPr>
          </w:p>
        </w:tc>
        <w:tc>
          <w:tcPr>
            <w:tcW w:w="2040" w:type="dxa"/>
            <w:shd w:val="clear" w:color="auto" w:fill="auto"/>
            <w:noWrap/>
            <w:vAlign w:val="center"/>
          </w:tcPr>
          <w:p w14:paraId="1524D437" w14:textId="77777777" w:rsidR="00EC58E2" w:rsidRPr="00C718B4" w:rsidRDefault="00EC58E2" w:rsidP="003A7FCD">
            <w:pPr>
              <w:pStyle w:val="NoSpacing"/>
              <w:keepLines/>
              <w:jc w:val="center"/>
            </w:pPr>
          </w:p>
        </w:tc>
        <w:tc>
          <w:tcPr>
            <w:tcW w:w="2160" w:type="dxa"/>
            <w:shd w:val="clear" w:color="auto" w:fill="auto"/>
            <w:noWrap/>
            <w:vAlign w:val="center"/>
          </w:tcPr>
          <w:p w14:paraId="40EE050B" w14:textId="77777777" w:rsidR="00EC58E2" w:rsidRPr="00C718B4" w:rsidRDefault="00EC58E2" w:rsidP="003A7FCD">
            <w:pPr>
              <w:pStyle w:val="NoSpacing"/>
              <w:keepLines/>
              <w:jc w:val="center"/>
            </w:pPr>
          </w:p>
        </w:tc>
        <w:tc>
          <w:tcPr>
            <w:tcW w:w="2584" w:type="dxa"/>
            <w:shd w:val="clear" w:color="auto" w:fill="auto"/>
            <w:noWrap/>
            <w:vAlign w:val="center"/>
          </w:tcPr>
          <w:p w14:paraId="06444048" w14:textId="77777777" w:rsidR="00EC58E2" w:rsidRPr="00C718B4" w:rsidRDefault="00EC58E2" w:rsidP="003A7FCD">
            <w:pPr>
              <w:pStyle w:val="NoSpacing"/>
              <w:keepLines/>
              <w:jc w:val="center"/>
            </w:pPr>
          </w:p>
        </w:tc>
      </w:tr>
      <w:tr w:rsidR="00C718B4" w:rsidRPr="00C718B4" w14:paraId="5A40E128" w14:textId="77777777" w:rsidTr="003A7FCD">
        <w:trPr>
          <w:trHeight w:val="300"/>
          <w:jc w:val="center"/>
        </w:trPr>
        <w:tc>
          <w:tcPr>
            <w:tcW w:w="1003" w:type="dxa"/>
            <w:vMerge w:val="restart"/>
            <w:shd w:val="clear" w:color="auto" w:fill="auto"/>
            <w:noWrap/>
            <w:vAlign w:val="center"/>
          </w:tcPr>
          <w:p w14:paraId="7C06990F" w14:textId="77777777" w:rsidR="00EC58E2" w:rsidRPr="00C718B4" w:rsidRDefault="00EC58E2" w:rsidP="003A7FCD">
            <w:pPr>
              <w:pStyle w:val="NoSpacing"/>
              <w:keepLines/>
              <w:jc w:val="center"/>
            </w:pPr>
            <w:r w:rsidRPr="00C718B4">
              <w:t>2020</w:t>
            </w:r>
          </w:p>
        </w:tc>
        <w:tc>
          <w:tcPr>
            <w:tcW w:w="1110" w:type="dxa"/>
            <w:shd w:val="clear" w:color="auto" w:fill="auto"/>
            <w:noWrap/>
            <w:vAlign w:val="center"/>
          </w:tcPr>
          <w:p w14:paraId="242AC2F8"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17867AF0" w14:textId="77777777" w:rsidR="00EC58E2" w:rsidRPr="00C718B4" w:rsidRDefault="00EC58E2" w:rsidP="003A7FCD">
            <w:pPr>
              <w:pStyle w:val="NoSpacing"/>
              <w:keepLines/>
              <w:jc w:val="center"/>
            </w:pPr>
            <w:r w:rsidRPr="00C718B4">
              <w:t>289 (CI:283-295)</w:t>
            </w:r>
          </w:p>
        </w:tc>
        <w:tc>
          <w:tcPr>
            <w:tcW w:w="2160" w:type="dxa"/>
            <w:shd w:val="clear" w:color="auto" w:fill="auto"/>
            <w:noWrap/>
            <w:vAlign w:val="center"/>
          </w:tcPr>
          <w:p w14:paraId="1D2710AC" w14:textId="77777777" w:rsidR="00EC58E2" w:rsidRPr="00C718B4" w:rsidRDefault="00EC58E2" w:rsidP="003A7FCD">
            <w:pPr>
              <w:pStyle w:val="NoSpacing"/>
              <w:keepLines/>
              <w:jc w:val="center"/>
            </w:pPr>
            <w:r w:rsidRPr="00C718B4">
              <w:t>205 (CI:204-207)</w:t>
            </w:r>
          </w:p>
        </w:tc>
        <w:tc>
          <w:tcPr>
            <w:tcW w:w="2584" w:type="dxa"/>
            <w:shd w:val="clear" w:color="auto" w:fill="auto"/>
            <w:noWrap/>
            <w:vAlign w:val="center"/>
          </w:tcPr>
          <w:p w14:paraId="7EB754E5" w14:textId="77777777" w:rsidR="00EC58E2" w:rsidRPr="00C718B4" w:rsidRDefault="00EC58E2" w:rsidP="003A7FCD">
            <w:pPr>
              <w:pStyle w:val="NoSpacing"/>
              <w:keepLines/>
              <w:jc w:val="center"/>
            </w:pPr>
            <w:r w:rsidRPr="00C718B4">
              <w:t>12.4 (CI:9.7-14.7)</w:t>
            </w:r>
          </w:p>
        </w:tc>
      </w:tr>
      <w:tr w:rsidR="00C718B4" w:rsidRPr="00C718B4" w14:paraId="7EBCC75B" w14:textId="77777777" w:rsidTr="003A7FCD">
        <w:trPr>
          <w:trHeight w:val="300"/>
          <w:jc w:val="center"/>
        </w:trPr>
        <w:tc>
          <w:tcPr>
            <w:tcW w:w="1003" w:type="dxa"/>
            <w:vMerge/>
            <w:shd w:val="clear" w:color="auto" w:fill="auto"/>
            <w:noWrap/>
            <w:vAlign w:val="center"/>
          </w:tcPr>
          <w:p w14:paraId="060AA110" w14:textId="77777777" w:rsidR="00EC58E2" w:rsidRPr="00C718B4" w:rsidRDefault="00EC58E2" w:rsidP="003A7FCD">
            <w:pPr>
              <w:pStyle w:val="NoSpacing"/>
              <w:keepLines/>
              <w:jc w:val="center"/>
            </w:pPr>
          </w:p>
        </w:tc>
        <w:tc>
          <w:tcPr>
            <w:tcW w:w="1110" w:type="dxa"/>
            <w:shd w:val="clear" w:color="auto" w:fill="auto"/>
            <w:noWrap/>
            <w:vAlign w:val="center"/>
          </w:tcPr>
          <w:p w14:paraId="60D19B02"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tcPr>
          <w:p w14:paraId="64347E68" w14:textId="77777777" w:rsidR="00EC58E2" w:rsidRPr="00C718B4" w:rsidRDefault="00EC58E2" w:rsidP="003A7FCD">
            <w:pPr>
              <w:pStyle w:val="NoSpacing"/>
              <w:keepLines/>
              <w:jc w:val="center"/>
            </w:pPr>
            <w:r w:rsidRPr="00C718B4">
              <w:t>299 (CI:292-307)</w:t>
            </w:r>
          </w:p>
        </w:tc>
        <w:tc>
          <w:tcPr>
            <w:tcW w:w="2160" w:type="dxa"/>
            <w:shd w:val="clear" w:color="auto" w:fill="auto"/>
            <w:noWrap/>
            <w:vAlign w:val="center"/>
          </w:tcPr>
          <w:p w14:paraId="4CE23E16" w14:textId="77777777" w:rsidR="00EC58E2" w:rsidRPr="00C718B4" w:rsidRDefault="00EC58E2" w:rsidP="003A7FCD">
            <w:pPr>
              <w:pStyle w:val="NoSpacing"/>
              <w:keepLines/>
              <w:jc w:val="center"/>
            </w:pPr>
            <w:r w:rsidRPr="00C718B4">
              <w:t>206 (CI:205-208)</w:t>
            </w:r>
          </w:p>
        </w:tc>
        <w:tc>
          <w:tcPr>
            <w:tcW w:w="2584" w:type="dxa"/>
            <w:shd w:val="clear" w:color="auto" w:fill="auto"/>
            <w:noWrap/>
            <w:vAlign w:val="center"/>
          </w:tcPr>
          <w:p w14:paraId="1E74B7D2" w14:textId="77777777" w:rsidR="00EC58E2" w:rsidRPr="00C718B4" w:rsidRDefault="00EC58E2" w:rsidP="003A7FCD">
            <w:pPr>
              <w:pStyle w:val="NoSpacing"/>
              <w:keepLines/>
              <w:jc w:val="center"/>
            </w:pPr>
            <w:r w:rsidRPr="00C718B4">
              <w:t>12.7 (CI:9.5-15.2)</w:t>
            </w:r>
          </w:p>
        </w:tc>
      </w:tr>
      <w:tr w:rsidR="00C718B4" w:rsidRPr="00C718B4" w14:paraId="40F41F47" w14:textId="77777777" w:rsidTr="003A7FCD">
        <w:trPr>
          <w:trHeight w:val="300"/>
          <w:jc w:val="center"/>
        </w:trPr>
        <w:tc>
          <w:tcPr>
            <w:tcW w:w="8897" w:type="dxa"/>
            <w:gridSpan w:val="5"/>
            <w:shd w:val="clear" w:color="auto" w:fill="F2F2F2" w:themeFill="background1" w:themeFillShade="F2"/>
            <w:noWrap/>
            <w:vAlign w:val="center"/>
          </w:tcPr>
          <w:p w14:paraId="2B38E69F" w14:textId="77777777" w:rsidR="00EC58E2" w:rsidRPr="00C718B4" w:rsidRDefault="00EC58E2" w:rsidP="003A7FCD">
            <w:pPr>
              <w:pStyle w:val="NoSpacing"/>
              <w:keepLines/>
              <w:rPr>
                <w:i/>
                <w:iCs/>
              </w:rPr>
            </w:pPr>
            <w:r w:rsidRPr="00C718B4">
              <w:rPr>
                <w:i/>
                <w:iCs/>
              </w:rPr>
              <w:t>Rooting depth analysis</w:t>
            </w:r>
          </w:p>
        </w:tc>
      </w:tr>
      <w:tr w:rsidR="00C718B4" w:rsidRPr="00C718B4" w14:paraId="69C4901A" w14:textId="77777777" w:rsidTr="003A7FCD">
        <w:trPr>
          <w:trHeight w:val="300"/>
          <w:jc w:val="center"/>
        </w:trPr>
        <w:tc>
          <w:tcPr>
            <w:tcW w:w="1003" w:type="dxa"/>
            <w:shd w:val="clear" w:color="auto" w:fill="auto"/>
            <w:noWrap/>
            <w:vAlign w:val="center"/>
          </w:tcPr>
          <w:p w14:paraId="7060C580" w14:textId="77777777" w:rsidR="00EC58E2" w:rsidRPr="00C718B4" w:rsidRDefault="00EC58E2" w:rsidP="003A7FCD">
            <w:pPr>
              <w:pStyle w:val="NoSpacing"/>
              <w:keepLines/>
              <w:jc w:val="center"/>
            </w:pPr>
          </w:p>
        </w:tc>
        <w:tc>
          <w:tcPr>
            <w:tcW w:w="1110" w:type="dxa"/>
            <w:shd w:val="clear" w:color="auto" w:fill="auto"/>
            <w:noWrap/>
            <w:vAlign w:val="center"/>
          </w:tcPr>
          <w:p w14:paraId="4B85B01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62C24909" w14:textId="77777777" w:rsidR="00EC58E2" w:rsidRPr="00C718B4" w:rsidRDefault="00EC58E2" w:rsidP="003A7FCD">
            <w:pPr>
              <w:pStyle w:val="NoSpacing"/>
              <w:keepLines/>
              <w:jc w:val="center"/>
            </w:pPr>
            <w:r w:rsidRPr="00C718B4">
              <w:t>74 (CI:50-98)</w:t>
            </w:r>
          </w:p>
        </w:tc>
        <w:tc>
          <w:tcPr>
            <w:tcW w:w="2160" w:type="dxa"/>
            <w:shd w:val="clear" w:color="auto" w:fill="auto"/>
            <w:noWrap/>
            <w:vAlign w:val="center"/>
          </w:tcPr>
          <w:p w14:paraId="5278CBD0" w14:textId="77777777" w:rsidR="00EC58E2" w:rsidRPr="00C718B4" w:rsidRDefault="00EC58E2" w:rsidP="003A7FCD">
            <w:pPr>
              <w:pStyle w:val="NoSpacing"/>
              <w:keepLines/>
              <w:jc w:val="center"/>
            </w:pPr>
            <w:r w:rsidRPr="00C718B4">
              <w:t>455 (CI:357-553)</w:t>
            </w:r>
          </w:p>
        </w:tc>
        <w:tc>
          <w:tcPr>
            <w:tcW w:w="2584" w:type="dxa"/>
            <w:shd w:val="clear" w:color="auto" w:fill="auto"/>
            <w:noWrap/>
            <w:vAlign w:val="center"/>
          </w:tcPr>
          <w:p w14:paraId="7F2FD9D4" w14:textId="77777777" w:rsidR="00EC58E2" w:rsidRPr="00C718B4" w:rsidRDefault="00EC58E2" w:rsidP="003A7FCD">
            <w:pPr>
              <w:pStyle w:val="NoSpacing"/>
              <w:keepLines/>
              <w:jc w:val="center"/>
            </w:pPr>
            <w:r w:rsidRPr="00C718B4">
              <w:t>109 (CI:65-152)</w:t>
            </w:r>
          </w:p>
        </w:tc>
      </w:tr>
      <w:tr w:rsidR="00C718B4" w:rsidRPr="00C718B4" w14:paraId="147A42DE" w14:textId="77777777" w:rsidTr="003A7FCD">
        <w:trPr>
          <w:trHeight w:val="300"/>
          <w:jc w:val="center"/>
        </w:trPr>
        <w:tc>
          <w:tcPr>
            <w:tcW w:w="1003" w:type="dxa"/>
            <w:tcBorders>
              <w:bottom w:val="single" w:sz="4" w:space="0" w:color="auto"/>
            </w:tcBorders>
            <w:shd w:val="clear" w:color="auto" w:fill="auto"/>
            <w:noWrap/>
            <w:vAlign w:val="center"/>
          </w:tcPr>
          <w:p w14:paraId="34D9197A" w14:textId="77777777" w:rsidR="00EC58E2" w:rsidRPr="00C718B4" w:rsidRDefault="00EC58E2" w:rsidP="003A7FCD">
            <w:pPr>
              <w:pStyle w:val="NoSpacing"/>
              <w:keepLines/>
              <w:jc w:val="center"/>
            </w:pPr>
          </w:p>
        </w:tc>
        <w:tc>
          <w:tcPr>
            <w:tcW w:w="1110" w:type="dxa"/>
            <w:tcBorders>
              <w:bottom w:val="single" w:sz="4" w:space="0" w:color="auto"/>
            </w:tcBorders>
            <w:shd w:val="clear" w:color="auto" w:fill="auto"/>
            <w:noWrap/>
            <w:vAlign w:val="center"/>
          </w:tcPr>
          <w:p w14:paraId="07B3239B" w14:textId="77777777" w:rsidR="00EC58E2" w:rsidRPr="00C718B4" w:rsidRDefault="00EC58E2" w:rsidP="003A7FCD">
            <w:pPr>
              <w:pStyle w:val="NoSpacing"/>
              <w:keepLines/>
              <w:jc w:val="center"/>
            </w:pPr>
            <w:r w:rsidRPr="00C718B4">
              <w:t>Complex</w:t>
            </w:r>
          </w:p>
        </w:tc>
        <w:tc>
          <w:tcPr>
            <w:tcW w:w="2040" w:type="dxa"/>
            <w:tcBorders>
              <w:bottom w:val="single" w:sz="4" w:space="0" w:color="auto"/>
            </w:tcBorders>
            <w:shd w:val="clear" w:color="auto" w:fill="auto"/>
            <w:noWrap/>
            <w:vAlign w:val="center"/>
          </w:tcPr>
          <w:p w14:paraId="7E69B351" w14:textId="77777777" w:rsidR="00EC58E2" w:rsidRPr="00C718B4" w:rsidRDefault="00EC58E2" w:rsidP="003A7FCD">
            <w:pPr>
              <w:pStyle w:val="NoSpacing"/>
              <w:keepLines/>
              <w:jc w:val="center"/>
            </w:pPr>
            <w:r w:rsidRPr="00C718B4">
              <w:t>82 (CI:59-106)</w:t>
            </w:r>
          </w:p>
        </w:tc>
        <w:tc>
          <w:tcPr>
            <w:tcW w:w="2160" w:type="dxa"/>
            <w:tcBorders>
              <w:bottom w:val="single" w:sz="4" w:space="0" w:color="auto"/>
            </w:tcBorders>
            <w:shd w:val="clear" w:color="auto" w:fill="auto"/>
            <w:noWrap/>
            <w:vAlign w:val="center"/>
          </w:tcPr>
          <w:p w14:paraId="38112B9A" w14:textId="77777777" w:rsidR="00EC58E2" w:rsidRPr="00C718B4" w:rsidRDefault="00EC58E2" w:rsidP="003A7FCD">
            <w:pPr>
              <w:pStyle w:val="NoSpacing"/>
              <w:keepLines/>
              <w:jc w:val="center"/>
            </w:pPr>
            <w:r w:rsidRPr="00C718B4">
              <w:t>436 (CI:338-534)</w:t>
            </w:r>
          </w:p>
        </w:tc>
        <w:tc>
          <w:tcPr>
            <w:tcW w:w="2584" w:type="dxa"/>
            <w:tcBorders>
              <w:bottom w:val="single" w:sz="4" w:space="0" w:color="auto"/>
            </w:tcBorders>
            <w:shd w:val="clear" w:color="auto" w:fill="auto"/>
            <w:noWrap/>
            <w:vAlign w:val="center"/>
          </w:tcPr>
          <w:p w14:paraId="05C2927C" w14:textId="77777777" w:rsidR="00EC58E2" w:rsidRPr="00C718B4" w:rsidRDefault="00EC58E2" w:rsidP="003A7FCD">
            <w:pPr>
              <w:pStyle w:val="NoSpacing"/>
              <w:keepLines/>
              <w:jc w:val="center"/>
            </w:pPr>
            <w:r w:rsidRPr="00C718B4">
              <w:t>109 (CI:65-153)</w:t>
            </w:r>
          </w:p>
        </w:tc>
      </w:tr>
    </w:tbl>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35"/>
      <w:headerReference w:type="default" r:id="rId36"/>
      <w:footerReference w:type="even" r:id="rId37"/>
      <w:footerReference w:type="default" r:id="rId38"/>
      <w:headerReference w:type="first" r:id="rId39"/>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3" w:author="Virginia Nichols" w:date="2024-01-17T12:48:00Z" w:initials="VN">
    <w:p w14:paraId="41AD3FC7" w14:textId="77777777" w:rsidR="00855F33" w:rsidRDefault="00855F33" w:rsidP="00855F33">
      <w:pPr>
        <w:pStyle w:val="CommentText"/>
      </w:pPr>
      <w:r>
        <w:rPr>
          <w:rStyle w:val="CommentReference"/>
        </w:rPr>
        <w:annotationRef/>
      </w:r>
      <w:r>
        <w:t>Need to updated these tables with the other extreme assumption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AD3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9A0EC6" w16cex:dateUtc="2024-01-17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AD3FC7" w16cid:durableId="3D9A0E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39E5D" w14:textId="77777777" w:rsidR="007F5320" w:rsidRDefault="007F5320" w:rsidP="00117666">
      <w:pPr>
        <w:spacing w:after="0"/>
      </w:pPr>
      <w:r>
        <w:separator/>
      </w:r>
    </w:p>
  </w:endnote>
  <w:endnote w:type="continuationSeparator" w:id="0">
    <w:p w14:paraId="094516C8" w14:textId="77777777" w:rsidR="007F5320" w:rsidRDefault="007F5320"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E2335" w14:textId="77777777" w:rsidR="007F5320" w:rsidRDefault="007F5320" w:rsidP="00117666">
      <w:pPr>
        <w:spacing w:after="0"/>
      </w:pPr>
      <w:r>
        <w:separator/>
      </w:r>
    </w:p>
  </w:footnote>
  <w:footnote w:type="continuationSeparator" w:id="0">
    <w:p w14:paraId="4ED3694E" w14:textId="77777777" w:rsidR="007F5320" w:rsidRDefault="007F5320"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rson w15:author="Gina Nichols">
    <w15:presenceInfo w15:providerId="AD" w15:userId="S-1-5-21-3713098730-448258731-4035714978-52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049B"/>
    <w:rsid w:val="00096BF3"/>
    <w:rsid w:val="000A0B7A"/>
    <w:rsid w:val="000A261A"/>
    <w:rsid w:val="000A42A6"/>
    <w:rsid w:val="000A783B"/>
    <w:rsid w:val="000B23D4"/>
    <w:rsid w:val="000B34BD"/>
    <w:rsid w:val="000B39BD"/>
    <w:rsid w:val="000B3A68"/>
    <w:rsid w:val="000C632F"/>
    <w:rsid w:val="000C7E2A"/>
    <w:rsid w:val="000D11B9"/>
    <w:rsid w:val="000E20C6"/>
    <w:rsid w:val="000E7A6F"/>
    <w:rsid w:val="000F4CFB"/>
    <w:rsid w:val="001048A0"/>
    <w:rsid w:val="00111703"/>
    <w:rsid w:val="00117666"/>
    <w:rsid w:val="001223A7"/>
    <w:rsid w:val="00133CFE"/>
    <w:rsid w:val="00134256"/>
    <w:rsid w:val="00135EA1"/>
    <w:rsid w:val="00147395"/>
    <w:rsid w:val="001552C9"/>
    <w:rsid w:val="00156522"/>
    <w:rsid w:val="001631F3"/>
    <w:rsid w:val="00170473"/>
    <w:rsid w:val="001747BE"/>
    <w:rsid w:val="00177D84"/>
    <w:rsid w:val="00181000"/>
    <w:rsid w:val="00184181"/>
    <w:rsid w:val="00190C24"/>
    <w:rsid w:val="00196245"/>
    <w:rsid w:val="001964EF"/>
    <w:rsid w:val="001A11A6"/>
    <w:rsid w:val="001A1C4F"/>
    <w:rsid w:val="001B1A2C"/>
    <w:rsid w:val="001B4DA0"/>
    <w:rsid w:val="001C5B01"/>
    <w:rsid w:val="001C5BC7"/>
    <w:rsid w:val="001C65E0"/>
    <w:rsid w:val="001D3842"/>
    <w:rsid w:val="001D5C23"/>
    <w:rsid w:val="001F4C07"/>
    <w:rsid w:val="001F6543"/>
    <w:rsid w:val="00220AEA"/>
    <w:rsid w:val="00226954"/>
    <w:rsid w:val="00246863"/>
    <w:rsid w:val="002503E6"/>
    <w:rsid w:val="0025445B"/>
    <w:rsid w:val="00255079"/>
    <w:rsid w:val="00255E50"/>
    <w:rsid w:val="002629A3"/>
    <w:rsid w:val="00264097"/>
    <w:rsid w:val="00265660"/>
    <w:rsid w:val="00267D18"/>
    <w:rsid w:val="00277C20"/>
    <w:rsid w:val="002868E2"/>
    <w:rsid w:val="002869C3"/>
    <w:rsid w:val="00291865"/>
    <w:rsid w:val="002936E4"/>
    <w:rsid w:val="00296B88"/>
    <w:rsid w:val="002A5228"/>
    <w:rsid w:val="002B550C"/>
    <w:rsid w:val="002B692A"/>
    <w:rsid w:val="002C455A"/>
    <w:rsid w:val="002C74CA"/>
    <w:rsid w:val="002D2C9C"/>
    <w:rsid w:val="002D5FEB"/>
    <w:rsid w:val="002D6A9B"/>
    <w:rsid w:val="002D72D3"/>
    <w:rsid w:val="002F0E7C"/>
    <w:rsid w:val="002F6D88"/>
    <w:rsid w:val="002F744D"/>
    <w:rsid w:val="00303DE6"/>
    <w:rsid w:val="00310124"/>
    <w:rsid w:val="00310BC4"/>
    <w:rsid w:val="00315E62"/>
    <w:rsid w:val="0033156A"/>
    <w:rsid w:val="0033295F"/>
    <w:rsid w:val="003544FB"/>
    <w:rsid w:val="00354CDF"/>
    <w:rsid w:val="00365D63"/>
    <w:rsid w:val="0036793B"/>
    <w:rsid w:val="00372682"/>
    <w:rsid w:val="00376466"/>
    <w:rsid w:val="00376CC5"/>
    <w:rsid w:val="00377C5A"/>
    <w:rsid w:val="00377FB9"/>
    <w:rsid w:val="0039693B"/>
    <w:rsid w:val="003A4F7A"/>
    <w:rsid w:val="003B190B"/>
    <w:rsid w:val="003B2BEA"/>
    <w:rsid w:val="003B615F"/>
    <w:rsid w:val="003C2646"/>
    <w:rsid w:val="003C4D12"/>
    <w:rsid w:val="003D2F2D"/>
    <w:rsid w:val="003D458B"/>
    <w:rsid w:val="003E242C"/>
    <w:rsid w:val="003E41CA"/>
    <w:rsid w:val="003E78BA"/>
    <w:rsid w:val="003F1017"/>
    <w:rsid w:val="003F749D"/>
    <w:rsid w:val="00401590"/>
    <w:rsid w:val="004066D0"/>
    <w:rsid w:val="00406C29"/>
    <w:rsid w:val="00407B31"/>
    <w:rsid w:val="00422C94"/>
    <w:rsid w:val="00423FD4"/>
    <w:rsid w:val="00424FBD"/>
    <w:rsid w:val="00434858"/>
    <w:rsid w:val="00435182"/>
    <w:rsid w:val="00437E50"/>
    <w:rsid w:val="00451817"/>
    <w:rsid w:val="004531A0"/>
    <w:rsid w:val="00463E3D"/>
    <w:rsid w:val="004645AE"/>
    <w:rsid w:val="0048009F"/>
    <w:rsid w:val="004800AA"/>
    <w:rsid w:val="00483379"/>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07E2"/>
    <w:rsid w:val="005C3963"/>
    <w:rsid w:val="005C643B"/>
    <w:rsid w:val="005C6918"/>
    <w:rsid w:val="005D1840"/>
    <w:rsid w:val="005D26AB"/>
    <w:rsid w:val="005D35E4"/>
    <w:rsid w:val="005D7910"/>
    <w:rsid w:val="005E55C3"/>
    <w:rsid w:val="00606764"/>
    <w:rsid w:val="0061044C"/>
    <w:rsid w:val="0062154F"/>
    <w:rsid w:val="00622171"/>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5385"/>
    <w:rsid w:val="006D5B93"/>
    <w:rsid w:val="006E21F4"/>
    <w:rsid w:val="006E7291"/>
    <w:rsid w:val="006E781C"/>
    <w:rsid w:val="0070686F"/>
    <w:rsid w:val="00715D64"/>
    <w:rsid w:val="00716A42"/>
    <w:rsid w:val="00720DE0"/>
    <w:rsid w:val="00721C9A"/>
    <w:rsid w:val="007242C8"/>
    <w:rsid w:val="00725A7D"/>
    <w:rsid w:val="0073085C"/>
    <w:rsid w:val="00733784"/>
    <w:rsid w:val="00740795"/>
    <w:rsid w:val="0074149A"/>
    <w:rsid w:val="00746505"/>
    <w:rsid w:val="0074704B"/>
    <w:rsid w:val="00750008"/>
    <w:rsid w:val="00756B65"/>
    <w:rsid w:val="0077507B"/>
    <w:rsid w:val="007833D6"/>
    <w:rsid w:val="00790BB3"/>
    <w:rsid w:val="007914EA"/>
    <w:rsid w:val="00792043"/>
    <w:rsid w:val="00795907"/>
    <w:rsid w:val="00797EDD"/>
    <w:rsid w:val="007A1857"/>
    <w:rsid w:val="007B0322"/>
    <w:rsid w:val="007B7D0E"/>
    <w:rsid w:val="007C0E3F"/>
    <w:rsid w:val="007C1944"/>
    <w:rsid w:val="007C206C"/>
    <w:rsid w:val="007C5729"/>
    <w:rsid w:val="007F5320"/>
    <w:rsid w:val="00801720"/>
    <w:rsid w:val="00804554"/>
    <w:rsid w:val="008111E4"/>
    <w:rsid w:val="0081301C"/>
    <w:rsid w:val="00816798"/>
    <w:rsid w:val="00817DD6"/>
    <w:rsid w:val="008258DC"/>
    <w:rsid w:val="008368B8"/>
    <w:rsid w:val="00855F33"/>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44434"/>
    <w:rsid w:val="00971B61"/>
    <w:rsid w:val="00980C31"/>
    <w:rsid w:val="009955FF"/>
    <w:rsid w:val="00997293"/>
    <w:rsid w:val="009B6CED"/>
    <w:rsid w:val="009C5888"/>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1A4A"/>
    <w:rsid w:val="00B0466B"/>
    <w:rsid w:val="00B156BA"/>
    <w:rsid w:val="00B201D6"/>
    <w:rsid w:val="00B216CC"/>
    <w:rsid w:val="00B251FE"/>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537F"/>
    <w:rsid w:val="00BB7367"/>
    <w:rsid w:val="00BF49B0"/>
    <w:rsid w:val="00C012A3"/>
    <w:rsid w:val="00C109B8"/>
    <w:rsid w:val="00C145CC"/>
    <w:rsid w:val="00C16F19"/>
    <w:rsid w:val="00C2584C"/>
    <w:rsid w:val="00C34F8F"/>
    <w:rsid w:val="00C52A7B"/>
    <w:rsid w:val="00C6324C"/>
    <w:rsid w:val="00C679AA"/>
    <w:rsid w:val="00C718B4"/>
    <w:rsid w:val="00C724CF"/>
    <w:rsid w:val="00C75972"/>
    <w:rsid w:val="00C82792"/>
    <w:rsid w:val="00C9341C"/>
    <w:rsid w:val="00C948FD"/>
    <w:rsid w:val="00CA58F4"/>
    <w:rsid w:val="00CB207F"/>
    <w:rsid w:val="00CB43D5"/>
    <w:rsid w:val="00CB57A5"/>
    <w:rsid w:val="00CC76F9"/>
    <w:rsid w:val="00CD066B"/>
    <w:rsid w:val="00CD0A36"/>
    <w:rsid w:val="00CD18F7"/>
    <w:rsid w:val="00CD1F58"/>
    <w:rsid w:val="00CD46E2"/>
    <w:rsid w:val="00CD5B53"/>
    <w:rsid w:val="00CE047D"/>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24AA"/>
    <w:rsid w:val="00D6313F"/>
    <w:rsid w:val="00D724CE"/>
    <w:rsid w:val="00D76741"/>
    <w:rsid w:val="00D80D99"/>
    <w:rsid w:val="00D80F2A"/>
    <w:rsid w:val="00D819A2"/>
    <w:rsid w:val="00D84426"/>
    <w:rsid w:val="00D9503C"/>
    <w:rsid w:val="00D961CE"/>
    <w:rsid w:val="00DD2ABE"/>
    <w:rsid w:val="00DD6FE0"/>
    <w:rsid w:val="00DD73EF"/>
    <w:rsid w:val="00DE23E8"/>
    <w:rsid w:val="00DE2FCA"/>
    <w:rsid w:val="00E0128B"/>
    <w:rsid w:val="00E03075"/>
    <w:rsid w:val="00E15949"/>
    <w:rsid w:val="00E22655"/>
    <w:rsid w:val="00E609FF"/>
    <w:rsid w:val="00E64E17"/>
    <w:rsid w:val="00E66265"/>
    <w:rsid w:val="00E757C1"/>
    <w:rsid w:val="00E81CB1"/>
    <w:rsid w:val="00EA3D3C"/>
    <w:rsid w:val="00EB0D51"/>
    <w:rsid w:val="00EB6C80"/>
    <w:rsid w:val="00EC1E90"/>
    <w:rsid w:val="00EC46E5"/>
    <w:rsid w:val="00EC58E2"/>
    <w:rsid w:val="00EC7CC3"/>
    <w:rsid w:val="00ED06B7"/>
    <w:rsid w:val="00ED4DDE"/>
    <w:rsid w:val="00EE0D60"/>
    <w:rsid w:val="00EE48D0"/>
    <w:rsid w:val="00EF5FC0"/>
    <w:rsid w:val="00F10376"/>
    <w:rsid w:val="00F10C48"/>
    <w:rsid w:val="00F10FEE"/>
    <w:rsid w:val="00F1383F"/>
    <w:rsid w:val="00F35C65"/>
    <w:rsid w:val="00F36DB0"/>
    <w:rsid w:val="00F40990"/>
    <w:rsid w:val="00F46494"/>
    <w:rsid w:val="00F558AB"/>
    <w:rsid w:val="00F57A37"/>
    <w:rsid w:val="00F61D89"/>
    <w:rsid w:val="00F731F1"/>
    <w:rsid w:val="00F868C7"/>
    <w:rsid w:val="00F86ABB"/>
    <w:rsid w:val="00F90702"/>
    <w:rsid w:val="00FB6615"/>
    <w:rsid w:val="00FC7C28"/>
    <w:rsid w:val="00FD7648"/>
    <w:rsid w:val="00FD7744"/>
    <w:rsid w:val="00FE041A"/>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hyperlink" Target="https://doi.org/10.3389/fpls.2017.00284" TargetMode="External"/><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8/08/relationships/commentsExtensible" Target="commentsExtensible.xml"/><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016/j.fcr.2016.02.013" TargetMode="External"/><Relationship Id="rId32" Type="http://schemas.openxmlformats.org/officeDocument/2006/relationships/image" Target="media/image10.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016/j.fcr.2019.03.014" TargetMode="External"/><Relationship Id="rId28" Type="http://schemas.openxmlformats.org/officeDocument/2006/relationships/hyperlink" Target="https://doi.org/10.1002/grl.51010" TargetMode="External"/><Relationship Id="rId36" Type="http://schemas.openxmlformats.org/officeDocument/2006/relationships/header" Target="header5.xml"/><Relationship Id="rId10" Type="http://schemas.openxmlformats.org/officeDocument/2006/relationships/header" Target="header1.xml"/><Relationship Id="rId19" Type="http://schemas.microsoft.com/office/2016/09/relationships/commentsIds" Target="commentsIds.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doi.org/10.1111/j.1469-8137.1988.tb04199.x" TargetMode="External"/><Relationship Id="rId30" Type="http://schemas.openxmlformats.org/officeDocument/2006/relationships/image" Target="media/image8.png"/><Relationship Id="rId35" Type="http://schemas.openxmlformats.org/officeDocument/2006/relationships/header" Target="header4.xml"/><Relationship Id="rId8" Type="http://schemas.openxmlformats.org/officeDocument/2006/relationships/hyperlink" Target="mailto:virginia.nichols@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hyperlink" Target="https://doi.org/10.1016/j.jhydrol.2019.124019" TargetMode="External"/><Relationship Id="rId33" Type="http://schemas.openxmlformats.org/officeDocument/2006/relationships/image" Target="media/image11.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232</TotalTime>
  <Pages>53</Pages>
  <Words>9904</Words>
  <Characters>56453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9</cp:revision>
  <cp:lastPrinted>2013-10-03T12:51:00Z</cp:lastPrinted>
  <dcterms:created xsi:type="dcterms:W3CDTF">2024-01-04T15:22:00Z</dcterms:created>
  <dcterms:modified xsi:type="dcterms:W3CDTF">2024-01-17T19:55:00Z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