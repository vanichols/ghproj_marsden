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 xml:space="preserve">The roots of the rotation effect run </w:t>
      </w:r>
      <w:proofErr w:type="gramStart"/>
      <w:r>
        <w:t>deep</w:t>
      </w:r>
      <w:proofErr w:type="gramEnd"/>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63B4ADE9"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w:t>
      </w:r>
      <w:del w:id="0" w:author="Virginia Nichols" w:date="2024-01-22T11:09:00Z">
        <w:r w:rsidRPr="00C718B4" w:rsidDel="00F3400F">
          <w:rPr>
            <w:rFonts w:cs="Times New Roman"/>
            <w:szCs w:val="24"/>
          </w:rPr>
          <w:delText>,</w:delText>
        </w:r>
      </w:del>
      <w:r w:rsidRPr="00C718B4">
        <w:rPr>
          <w:rFonts w:cs="Times New Roman"/>
          <w:szCs w:val="24"/>
        </w:rPr>
        <w:t xml:space="preserve"> I</w:t>
      </w:r>
      <w:r w:rsidR="00CF21C6" w:rsidRPr="00C718B4">
        <w:rPr>
          <w:rFonts w:cs="Times New Roman"/>
          <w:szCs w:val="24"/>
        </w:rPr>
        <w:t>owa</w:t>
      </w:r>
      <w:r w:rsidRPr="00C718B4">
        <w:rPr>
          <w:rFonts w:cs="Times New Roman"/>
          <w:szCs w:val="24"/>
        </w:rPr>
        <w:t>, USA</w:t>
      </w:r>
    </w:p>
    <w:p w14:paraId="3EC68EFD" w14:textId="3A27881B" w:rsidR="002868E2" w:rsidRPr="00C718B4" w:rsidRDefault="00061C8A" w:rsidP="006B2D5B">
      <w:pPr>
        <w:spacing w:before="240" w:after="0"/>
        <w:rPr>
          <w:rFonts w:cs="Times New Roman"/>
          <w:b/>
          <w:szCs w:val="24"/>
        </w:rPr>
      </w:pPr>
      <w:r w:rsidRPr="00C718B4">
        <w:rPr>
          <w:rFonts w:cs="Times New Roman"/>
          <w:szCs w:val="24"/>
          <w:vertAlign w:val="superscript"/>
        </w:rPr>
        <w:t>2</w:t>
      </w:r>
      <w:del w:id="1" w:author="Virginia Nichols" w:date="2024-01-22T11:09:00Z">
        <w:r w:rsidR="00CF21C6" w:rsidRPr="00C718B4" w:rsidDel="00F3400F">
          <w:rPr>
            <w:rFonts w:cs="Times New Roman"/>
            <w:szCs w:val="24"/>
          </w:rPr>
          <w:delText>D</w:delText>
        </w:r>
      </w:del>
      <w:ins w:id="2" w:author="Virginia Nichols" w:date="2024-01-22T11:08:00Z">
        <w:r w:rsidR="00F3400F">
          <w:rPr>
            <w:rFonts w:cs="Times New Roman"/>
            <w:szCs w:val="24"/>
          </w:rPr>
          <w:t xml:space="preserve">Department of Agroecology, </w:t>
        </w:r>
      </w:ins>
      <w:ins w:id="3" w:author="Virginia Nichols" w:date="2024-01-22T11:09:00Z">
        <w:r w:rsidR="00F3400F">
          <w:rPr>
            <w:rFonts w:cs="Times New Roman"/>
            <w:szCs w:val="24"/>
          </w:rPr>
          <w:t>Aarhus University, Slagelse Denmark</w:t>
        </w:r>
      </w:ins>
      <w:del w:id="4" w:author="Virginia Nichols" w:date="2024-01-22T11:09:00Z">
        <w:r w:rsidR="00CF21C6" w:rsidRPr="00C718B4" w:rsidDel="00F3400F">
          <w:rPr>
            <w:rFonts w:cs="Times New Roman"/>
            <w:szCs w:val="24"/>
          </w:rPr>
          <w:delText>epartment of Plant Science, University of California, Davis, California, USA</w:delText>
        </w:r>
      </w:del>
    </w:p>
    <w:p w14:paraId="3D16EC76" w14:textId="5BF3B6C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w:t>
      </w:r>
      <w:del w:id="5" w:author="Virginia Nichols" w:date="2024-01-22T11:10:00Z">
        <w:r w:rsidR="00FB6615" w:rsidRPr="00C718B4" w:rsidDel="00F3400F">
          <w:rPr>
            <w:rFonts w:cs="Times New Roman"/>
            <w:szCs w:val="24"/>
          </w:rPr>
          <w:delText>,</w:delText>
        </w:r>
      </w:del>
      <w:r w:rsidR="00FB6615" w:rsidRPr="00C718B4">
        <w:rPr>
          <w:rFonts w:cs="Times New Roman"/>
          <w:szCs w:val="24"/>
        </w:rPr>
        <w:t xml:space="preserve">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744D6C4" w:rsidR="00FB6615" w:rsidRPr="00C718B4" w:rsidRDefault="00FB6615" w:rsidP="00671D9A">
      <w:pPr>
        <w:spacing w:before="240" w:after="0"/>
        <w:rPr>
          <w:rFonts w:cs="Times New Roman"/>
          <w:b/>
          <w:szCs w:val="24"/>
        </w:rPr>
      </w:pPr>
      <w:r w:rsidRPr="00C718B4">
        <w:rPr>
          <w:rFonts w:cs="Times New Roman"/>
          <w:szCs w:val="24"/>
        </w:rPr>
        <w:t xml:space="preserve">(Present address) </w:t>
      </w:r>
      <w:del w:id="6" w:author="Virginia Nichols" w:date="2024-01-22T11:10:00Z">
        <w:r w:rsidRPr="00C718B4" w:rsidDel="00F3400F">
          <w:rPr>
            <w:rFonts w:cs="Times New Roman"/>
            <w:szCs w:val="24"/>
          </w:rPr>
          <w:delText>16146 Grange Road, Paonia, CO 81248</w:delText>
        </w:r>
      </w:del>
      <w:ins w:id="7" w:author="Virginia Nichols" w:date="2024-01-22T11:10:00Z">
        <w:r w:rsidR="00F3400F">
          <w:rPr>
            <w:rFonts w:cs="Times New Roman"/>
            <w:szCs w:val="24"/>
          </w:rPr>
          <w:t>514 Harrison Ave, Canon City CO 81212</w:t>
        </w:r>
      </w:ins>
    </w:p>
    <w:p w14:paraId="688EE9ED" w14:textId="6C179410" w:rsidR="00EA3D3C" w:rsidRPr="00C718B4" w:rsidRDefault="00FB6615" w:rsidP="00651CA2">
      <w:pPr>
        <w:pStyle w:val="AuthorList"/>
      </w:pPr>
      <w:r w:rsidRPr="00C718B4">
        <w:t>Highlights</w:t>
      </w:r>
      <w:r w:rsidR="00817DD6" w:rsidRPr="00C718B4">
        <w:t xml:space="preserve">: </w:t>
      </w:r>
    </w:p>
    <w:p w14:paraId="1781EBB9" w14:textId="0BC924ED"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w:t>
      </w:r>
      <w:del w:id="8" w:author="Virginia Nichols" w:date="2024-01-19T15:30:00Z">
        <w:r w:rsidRPr="00C718B4" w:rsidDel="00C43DF6">
          <w:rPr>
            <w:color w:val="auto"/>
          </w:rPr>
          <w:delText xml:space="preserve">complex </w:delText>
        </w:r>
      </w:del>
      <w:r w:rsidRPr="00C718B4">
        <w:rPr>
          <w:color w:val="auto"/>
        </w:rPr>
        <w:t xml:space="preserve">four-year </w:t>
      </w:r>
      <w:r w:rsidR="003A721D">
        <w:rPr>
          <w:color w:val="auto"/>
        </w:rPr>
        <w:t xml:space="preserve">(extended) </w:t>
      </w:r>
      <w:r w:rsidRPr="00C718B4">
        <w:rPr>
          <w:color w:val="auto"/>
        </w:rPr>
        <w:t xml:space="preserve">rotation yielded an average of 8% higher than maize grown in </w:t>
      </w:r>
      <w:r w:rsidR="00F1383F">
        <w:rPr>
          <w:color w:val="auto"/>
        </w:rPr>
        <w:t>the</w:t>
      </w:r>
      <w:del w:id="9" w:author="Virginia Nichols" w:date="2024-01-19T15:30:00Z">
        <w:r w:rsidRPr="00C718B4" w:rsidDel="00C43DF6">
          <w:rPr>
            <w:color w:val="auto"/>
          </w:rPr>
          <w:delText xml:space="preserve"> simple</w:delText>
        </w:r>
      </w:del>
      <w:r w:rsidRPr="00C718B4">
        <w:rPr>
          <w:color w:val="auto"/>
        </w:rPr>
        <w:t xml:space="preserve"> two-year </w:t>
      </w:r>
      <w:r w:rsidR="003A721D">
        <w:rPr>
          <w:color w:val="auto"/>
        </w:rPr>
        <w:t xml:space="preserve">(short) </w:t>
      </w:r>
      <w:proofErr w:type="gramStart"/>
      <w:r w:rsidR="00AC3796" w:rsidRPr="00C718B4">
        <w:rPr>
          <w:color w:val="auto"/>
        </w:rPr>
        <w:t>rotation</w:t>
      </w:r>
      <w:proofErr w:type="gramEnd"/>
    </w:p>
    <w:p w14:paraId="6E3CD9C4" w14:textId="6B367585"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w:t>
      </w:r>
      <w:r w:rsidR="006C2C11">
        <w:rPr>
          <w:color w:val="auto"/>
        </w:rPr>
        <w:t>averaged</w:t>
      </w:r>
      <w:r w:rsidR="006C2C11" w:rsidRPr="00C718B4">
        <w:rPr>
          <w:color w:val="auto"/>
        </w:rPr>
        <w:t xml:space="preserve"> </w:t>
      </w:r>
      <w:r w:rsidRPr="00C718B4">
        <w:rPr>
          <w:color w:val="auto"/>
        </w:rPr>
        <w:t xml:space="preserve">11% deeper compared to </w:t>
      </w:r>
      <w:r w:rsidR="003A721D">
        <w:rPr>
          <w:color w:val="auto"/>
        </w:rPr>
        <w:t xml:space="preserve">in </w:t>
      </w:r>
      <w:r w:rsidR="000B39BD">
        <w:rPr>
          <w:color w:val="auto"/>
        </w:rPr>
        <w:t>the</w:t>
      </w:r>
      <w:r w:rsidRPr="00C718B4">
        <w:rPr>
          <w:color w:val="auto"/>
        </w:rPr>
        <w:t xml:space="preserve"> </w:t>
      </w:r>
      <w:r w:rsidR="00CD0A36">
        <w:rPr>
          <w:color w:val="auto"/>
        </w:rPr>
        <w:t xml:space="preserve">short </w:t>
      </w:r>
      <w:proofErr w:type="gramStart"/>
      <w:r w:rsidR="00CD0A36">
        <w:rPr>
          <w:color w:val="auto"/>
        </w:rPr>
        <w:t>rotation</w:t>
      </w:r>
      <w:proofErr w:type="gramEnd"/>
    </w:p>
    <w:p w14:paraId="2F7B31EF" w14:textId="2800D936" w:rsidR="00FB6615" w:rsidRPr="00C718B4" w:rsidRDefault="00FB6615" w:rsidP="00FB6615">
      <w:pPr>
        <w:pStyle w:val="Body"/>
        <w:numPr>
          <w:ilvl w:val="0"/>
          <w:numId w:val="27"/>
        </w:numPr>
        <w:rPr>
          <w:color w:val="auto"/>
        </w:rPr>
      </w:pPr>
      <w:r w:rsidRPr="00C718B4">
        <w:rPr>
          <w:color w:val="auto"/>
        </w:rPr>
        <w:t xml:space="preserve">Maize grown in the </w:t>
      </w:r>
      <w:del w:id="10" w:author="Virginia Nichols" w:date="2024-01-19T15:30:00Z">
        <w:r w:rsidR="00CD0A36" w:rsidDel="00C43DF6">
          <w:rPr>
            <w:color w:val="auto"/>
          </w:rPr>
          <w:delText xml:space="preserve">short </w:delText>
        </w:r>
      </w:del>
      <w:ins w:id="11" w:author="Virginia Nichols" w:date="2024-01-19T15:30:00Z">
        <w:r w:rsidR="00C43DF6">
          <w:rPr>
            <w:color w:val="auto"/>
          </w:rPr>
          <w:t xml:space="preserve">extended </w:t>
        </w:r>
      </w:ins>
      <w:r w:rsidR="00CD0A36">
        <w:rPr>
          <w:color w:val="auto"/>
        </w:rPr>
        <w:t>rotation</w:t>
      </w:r>
      <w:r w:rsidR="00061C8A" w:rsidRPr="00C718B4">
        <w:rPr>
          <w:color w:val="auto"/>
        </w:rPr>
        <w:t xml:space="preserve"> </w:t>
      </w:r>
      <w:r w:rsidR="00F1383F">
        <w:rPr>
          <w:color w:val="auto"/>
        </w:rPr>
        <w:t xml:space="preserve">invested </w:t>
      </w:r>
      <w:ins w:id="12" w:author="Virginia Nichols" w:date="2024-01-19T15:30:00Z">
        <w:r w:rsidR="00C43DF6">
          <w:rPr>
            <w:color w:val="auto"/>
          </w:rPr>
          <w:t xml:space="preserve">less </w:t>
        </w:r>
      </w:ins>
      <w:del w:id="13" w:author="Virginia Nichols" w:date="2024-01-19T15:30:00Z">
        <w:r w:rsidR="00F1383F" w:rsidDel="00C43DF6">
          <w:rPr>
            <w:color w:val="auto"/>
          </w:rPr>
          <w:delText xml:space="preserve">more </w:delText>
        </w:r>
      </w:del>
      <w:r w:rsidR="00F1383F">
        <w:rPr>
          <w:color w:val="auto"/>
        </w:rPr>
        <w:t xml:space="preserve">root biomass in the </w:t>
      </w:r>
      <w:r w:rsidRPr="00C718B4">
        <w:rPr>
          <w:color w:val="auto"/>
        </w:rPr>
        <w:t>0-15 cm soil profile</w:t>
      </w:r>
      <w:r w:rsidR="00F1383F">
        <w:rPr>
          <w:color w:val="auto"/>
        </w:rPr>
        <w:t xml:space="preserve"> compared to </w:t>
      </w:r>
      <w:r w:rsidR="000B39BD">
        <w:rPr>
          <w:color w:val="auto"/>
        </w:rPr>
        <w:t xml:space="preserve">the </w:t>
      </w:r>
      <w:del w:id="14" w:author="Virginia Nichols" w:date="2024-01-19T15:30:00Z">
        <w:r w:rsidR="00CD0A36" w:rsidDel="00C43DF6">
          <w:rPr>
            <w:color w:val="auto"/>
          </w:rPr>
          <w:delText xml:space="preserve">extended </w:delText>
        </w:r>
      </w:del>
      <w:proofErr w:type="gramStart"/>
      <w:ins w:id="15" w:author="Virginia Nichols" w:date="2024-01-19T15:30:00Z">
        <w:r w:rsidR="00C43DF6">
          <w:rPr>
            <w:color w:val="auto"/>
          </w:rPr>
          <w:t>short</w:t>
        </w:r>
      </w:ins>
      <w:proofErr w:type="gramEnd"/>
    </w:p>
    <w:p w14:paraId="24376FDF" w14:textId="32F26043"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to </w:t>
      </w:r>
      <w:r w:rsidR="003A721D">
        <w:rPr>
          <w:color w:val="auto"/>
        </w:rPr>
        <w:t xml:space="preserve">in </w:t>
      </w:r>
      <w:r w:rsidR="00F1383F">
        <w:rPr>
          <w:color w:val="auto"/>
        </w:rPr>
        <w:t>the</w:t>
      </w:r>
      <w:r w:rsidRPr="00C718B4">
        <w:rPr>
          <w:color w:val="auto"/>
        </w:rPr>
        <w:t xml:space="preserve"> </w:t>
      </w:r>
      <w:r w:rsidR="00CD0A36">
        <w:rPr>
          <w:color w:val="auto"/>
        </w:rPr>
        <w:t>short</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w:t>
      </w:r>
      <w:r w:rsidR="005D26AB">
        <w:rPr>
          <w:color w:val="auto"/>
        </w:rPr>
        <w:lastRenderedPageBreak/>
        <w:t xml:space="preserve">limiting. </w:t>
      </w:r>
      <w:r w:rsidRPr="00C718B4">
        <w:rPr>
          <w:color w:val="auto"/>
        </w:rPr>
        <w:t xml:space="preserve">Understanding the mechanisms driving this phenomenon, commonly referred to as ‘the 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7EE33D"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different root characteristics compared to maize grown in alteration with one crop, 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75BA4EA4" w:rsidR="004A7C0F" w:rsidRPr="00C718B4" w:rsidRDefault="00AC3796" w:rsidP="004A7C0F">
      <w:pPr>
        <w:pStyle w:val="Body"/>
        <w:ind w:firstLine="0"/>
        <w:rPr>
          <w:color w:val="auto"/>
        </w:rPr>
      </w:pPr>
      <w:r w:rsidRPr="00C718B4">
        <w:rPr>
          <w:color w:val="auto"/>
        </w:rPr>
        <w:t xml:space="preserve">Using a long-term experiment </w:t>
      </w:r>
      <w:ins w:id="16" w:author="Virginia Nichols" w:date="2024-01-19T15:31:00Z">
        <w:r w:rsidR="00D43FF3">
          <w:rPr>
            <w:color w:val="auto"/>
          </w:rPr>
          <w:t xml:space="preserve">established in </w:t>
        </w:r>
      </w:ins>
      <w:del w:id="17" w:author="Virginia Nichols" w:date="2024-01-19T15:31:00Z">
        <w:r w:rsidRPr="00C718B4" w:rsidDel="00D43FF3">
          <w:rPr>
            <w:color w:val="auto"/>
          </w:rPr>
          <w:delText>in</w:delText>
        </w:r>
      </w:del>
      <w:del w:id="18" w:author="Virginia Nichols" w:date="2024-01-19T15:32:00Z">
        <w:r w:rsidRPr="00C718B4" w:rsidDel="00D43FF3">
          <w:rPr>
            <w:color w:val="auto"/>
          </w:rPr>
          <w:delText xml:space="preserve"> place since </w:delText>
        </w:r>
      </w:del>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ins w:id="19" w:author="Virginia Nichols" w:date="2024-01-19T15:32:00Z">
        <w:r w:rsidR="00D43FF3">
          <w:rPr>
            <w:color w:val="auto"/>
          </w:rPr>
          <w:t xml:space="preserve">a </w:t>
        </w:r>
      </w:ins>
      <w:del w:id="20" w:author="Virginia Nichols" w:date="2024-01-19T15:32:00Z">
        <w:r w:rsidR="00FB6615" w:rsidRPr="00C718B4" w:rsidDel="00D43FF3">
          <w:rPr>
            <w:color w:val="auto"/>
          </w:rPr>
          <w:delText xml:space="preserve">an extended </w:delText>
        </w:r>
      </w:del>
      <w:r w:rsidR="00FB6615" w:rsidRPr="00C718B4">
        <w:rPr>
          <w:color w:val="auto"/>
        </w:rPr>
        <w:t>4-year rotation of maize-soybean-oat (</w:t>
      </w:r>
      <w:r w:rsidR="00FB6615" w:rsidRPr="00C718B4">
        <w:rPr>
          <w:i/>
          <w:iCs/>
          <w:color w:val="auto"/>
        </w:rPr>
        <w:t xml:space="preserve">Avena sativa </w:t>
      </w:r>
      <w:r w:rsidR="00FB6615" w:rsidRPr="00C718B4">
        <w:rPr>
          <w:color w:val="auto"/>
        </w:rPr>
        <w:t>L.)/alfalfa (</w:t>
      </w:r>
      <w:r w:rsidR="00FB6615" w:rsidRPr="00C718B4">
        <w:rPr>
          <w:i/>
          <w:iCs/>
          <w:color w:val="auto"/>
        </w:rPr>
        <w:t xml:space="preserve">Medicago sativa </w:t>
      </w:r>
      <w:r w:rsidR="00FB6615" w:rsidRPr="00C718B4">
        <w:rPr>
          <w:color w:val="auto"/>
        </w:rPr>
        <w:t xml:space="preserve">L.)-alfalfa </w:t>
      </w:r>
      <w:r w:rsidR="006B1083">
        <w:rPr>
          <w:color w:val="auto"/>
        </w:rPr>
        <w:t xml:space="preserve">using a mix of organic and inorganic N sources and </w:t>
      </w:r>
      <w:r w:rsidR="001048A0">
        <w:rPr>
          <w:color w:val="auto"/>
        </w:rPr>
        <w:t>inversion tillage</w:t>
      </w:r>
      <w:r w:rsidR="00F10C48">
        <w:rPr>
          <w:color w:val="auto"/>
        </w:rPr>
        <w:t xml:space="preserve"> to 25 cm depths</w:t>
      </w:r>
      <w:r w:rsidR="001048A0">
        <w:rPr>
          <w:color w:val="auto"/>
        </w:rPr>
        <w:t xml:space="preserve"> (</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58A7B491" w:rsidR="004A7C0F" w:rsidRPr="00C718B4" w:rsidRDefault="00FB6615" w:rsidP="004A7C0F">
      <w:pPr>
        <w:pStyle w:val="Body"/>
        <w:ind w:firstLine="0"/>
        <w:rPr>
          <w:color w:val="auto"/>
        </w:rPr>
      </w:pPr>
      <w:r w:rsidRPr="00C718B4">
        <w:rPr>
          <w:color w:val="auto"/>
        </w:rPr>
        <w:t xml:space="preserve">From 2013-2020, maize grain yields </w:t>
      </w:r>
      <w:ins w:id="21" w:author="Virginia Nichols" w:date="2024-01-22T14:32:00Z">
        <w:r w:rsidR="005210CB">
          <w:rPr>
            <w:color w:val="auto"/>
          </w:rPr>
          <w:t xml:space="preserve">in the extended rotation were equal to or higher than in the short, </w:t>
        </w:r>
      </w:ins>
      <w:del w:id="22" w:author="Virginia Nichols" w:date="2024-01-22T14:32:00Z">
        <w:r w:rsidRPr="00C718B4" w:rsidDel="005210CB">
          <w:rPr>
            <w:color w:val="auto"/>
          </w:rPr>
          <w:delText xml:space="preserve">averaged </w:delText>
        </w:r>
      </w:del>
      <w:ins w:id="23" w:author="Virginia Nichols" w:date="2024-01-22T14:32:00Z">
        <w:r w:rsidR="005210CB" w:rsidRPr="00C718B4">
          <w:rPr>
            <w:color w:val="auto"/>
          </w:rPr>
          <w:t>averag</w:t>
        </w:r>
        <w:r w:rsidR="005210CB">
          <w:rPr>
            <w:color w:val="auto"/>
          </w:rPr>
          <w:t>ing</w:t>
        </w:r>
        <w:r w:rsidR="005210CB" w:rsidRPr="00C718B4">
          <w:rPr>
            <w:color w:val="auto"/>
          </w:rPr>
          <w:t xml:space="preserve"> </w:t>
        </w:r>
      </w:ins>
      <w:r w:rsidRPr="00C718B4">
        <w:rPr>
          <w:color w:val="auto"/>
        </w:rPr>
        <w:t>8% higher</w:t>
      </w:r>
      <w:del w:id="24" w:author="Virginia Nichols" w:date="2024-01-22T14:32:00Z">
        <w:r w:rsidRPr="00C718B4" w:rsidDel="005210CB">
          <w:rPr>
            <w:color w:val="auto"/>
          </w:rPr>
          <w:delText xml:space="preserve"> in the </w:delText>
        </w:r>
        <w:r w:rsidR="00CD0A36" w:rsidDel="005210CB">
          <w:rPr>
            <w:color w:val="auto"/>
          </w:rPr>
          <w:delText>extended</w:delText>
        </w:r>
        <w:r w:rsidR="00CD0A36" w:rsidRPr="00C718B4" w:rsidDel="005210CB">
          <w:rPr>
            <w:color w:val="auto"/>
          </w:rPr>
          <w:delText xml:space="preserve"> </w:delText>
        </w:r>
        <w:r w:rsidRPr="00C718B4" w:rsidDel="005210CB">
          <w:rPr>
            <w:color w:val="auto"/>
          </w:rPr>
          <w:delText xml:space="preserve">compared to the </w:delText>
        </w:r>
        <w:r w:rsidR="00CD0A36" w:rsidRPr="00C718B4" w:rsidDel="005210CB">
          <w:rPr>
            <w:color w:val="auto"/>
          </w:rPr>
          <w:delText>s</w:delText>
        </w:r>
        <w:r w:rsidR="00CD0A36" w:rsidDel="005210CB">
          <w:rPr>
            <w:color w:val="auto"/>
          </w:rPr>
          <w:delText>hort</w:delText>
        </w:r>
        <w:r w:rsidR="00CD0A36" w:rsidRPr="00C718B4" w:rsidDel="005210CB">
          <w:rPr>
            <w:color w:val="auto"/>
          </w:rPr>
          <w:delText xml:space="preserve"> </w:delText>
        </w:r>
        <w:r w:rsidRPr="00C718B4" w:rsidDel="005210CB">
          <w:rPr>
            <w:color w:val="auto"/>
          </w:rPr>
          <w:delText>rotation</w:delText>
        </w:r>
      </w:del>
      <w:r w:rsidRPr="00C718B4">
        <w:rPr>
          <w:color w:val="auto"/>
        </w:rPr>
        <w:t xml:space="preserve"> </w:t>
      </w:r>
      <w:ins w:id="25" w:author="Virginia Nichols" w:date="2024-01-22T14:33:00Z">
        <w:r w:rsidR="005210CB">
          <w:rPr>
            <w:color w:val="auto"/>
          </w:rPr>
          <w:t xml:space="preserve">across eight years </w:t>
        </w:r>
      </w:ins>
      <w:r w:rsidRPr="00C718B4">
        <w:rPr>
          <w:color w:val="auto"/>
        </w:rPr>
        <w:t>(11.0 and 10.2 dry Mg ha</w:t>
      </w:r>
      <w:r w:rsidRPr="00C718B4">
        <w:rPr>
          <w:color w:val="auto"/>
          <w:vertAlign w:val="superscript"/>
        </w:rPr>
        <w:t>-1</w:t>
      </w:r>
      <w:r w:rsidRPr="00C718B4">
        <w:rPr>
          <w:color w:val="auto"/>
        </w:rPr>
        <w:t xml:space="preserve">, respectively). </w:t>
      </w:r>
      <w:r w:rsidR="001048A0" w:rsidRPr="00C718B4">
        <w:rPr>
          <w:color w:val="auto"/>
        </w:rPr>
        <w:t xml:space="preserve">The maximum rooting depth of maize in the </w:t>
      </w:r>
      <w:r w:rsidR="00CD0A36">
        <w:rPr>
          <w:color w:val="auto"/>
        </w:rPr>
        <w:t>extended</w:t>
      </w:r>
      <w:r w:rsidR="00CD0A36" w:rsidRPr="00C718B4">
        <w:rPr>
          <w:color w:val="auto"/>
        </w:rPr>
        <w:t xml:space="preserve"> </w:t>
      </w:r>
      <w:r w:rsidR="001048A0" w:rsidRPr="00C718B4">
        <w:rPr>
          <w:color w:val="auto"/>
        </w:rPr>
        <w:t>rotation was consistently deeper</w:t>
      </w:r>
      <w:r w:rsidR="006C2C11">
        <w:rPr>
          <w:color w:val="auto"/>
        </w:rPr>
        <w:t xml:space="preserve"> </w:t>
      </w:r>
      <w:del w:id="26" w:author="Virginia Nichols" w:date="2024-01-22T14:34:00Z">
        <w:r w:rsidR="006C2C11" w:rsidDel="005210CB">
          <w:rPr>
            <w:color w:val="auto"/>
          </w:rPr>
          <w:delText>than in</w:delText>
        </w:r>
      </w:del>
      <w:ins w:id="27" w:author="Virginia Nichols" w:date="2024-01-22T14:34:00Z">
        <w:r w:rsidR="005210CB">
          <w:rPr>
            <w:color w:val="auto"/>
          </w:rPr>
          <w:t>compared to</w:t>
        </w:r>
      </w:ins>
      <w:r w:rsidR="006C2C11">
        <w:rPr>
          <w:color w:val="auto"/>
        </w:rPr>
        <w:t xml:space="preserve"> the short</w:t>
      </w:r>
      <w:r w:rsidR="001048A0" w:rsidRPr="00C718B4">
        <w:rPr>
          <w:color w:val="auto"/>
        </w:rPr>
        <w:t xml:space="preserve"> by an average of 11% (82 </w:t>
      </w:r>
      <w:r w:rsidR="001048A0" w:rsidRPr="00C718B4">
        <w:rPr>
          <w:color w:val="auto"/>
        </w:rPr>
        <w:lastRenderedPageBreak/>
        <w:t>versus 76 cm, respectively)</w:t>
      </w:r>
      <w:r w:rsidR="001048A0">
        <w:rPr>
          <w:color w:val="auto"/>
        </w:rPr>
        <w:t>, however t</w:t>
      </w:r>
      <w:r w:rsidRPr="00C718B4">
        <w:rPr>
          <w:color w:val="auto"/>
        </w:rPr>
        <w:t xml:space="preserve">he timing (e.g., early season, late season) of the </w:t>
      </w:r>
      <w:del w:id="28" w:author="Virginia Nichols" w:date="2024-01-19T15:32:00Z">
        <w:r w:rsidR="00CD0A36" w:rsidDel="00D43FF3">
          <w:rPr>
            <w:color w:val="auto"/>
          </w:rPr>
          <w:delText>extended</w:delText>
        </w:r>
      </w:del>
      <w:r w:rsidR="00CD0A36">
        <w:rPr>
          <w:color w:val="auto"/>
        </w:rPr>
        <w:t>extended rotation</w:t>
      </w:r>
      <w:r w:rsidRPr="00C718B4">
        <w:rPr>
          <w:color w:val="auto"/>
        </w:rPr>
        <w:t xml:space="preserve">’s maize growth advantage over the </w:t>
      </w:r>
      <w:r w:rsidR="00CD0A36">
        <w:rPr>
          <w:color w:val="auto"/>
        </w:rPr>
        <w:t>short</w:t>
      </w:r>
      <w:r w:rsidR="00CD0A36" w:rsidRPr="00C718B4">
        <w:rPr>
          <w:color w:val="auto"/>
        </w:rPr>
        <w:t xml:space="preserve"> </w:t>
      </w:r>
      <w:r w:rsidRPr="00C718B4">
        <w:rPr>
          <w:color w:val="auto"/>
        </w:rPr>
        <w:t>rotation was not consistent</w:t>
      </w:r>
      <w:r w:rsidR="00F1383F">
        <w:rPr>
          <w:color w:val="auto"/>
        </w:rPr>
        <w:t xml:space="preserve"> a</w:t>
      </w:r>
      <w:ins w:id="29" w:author="Virginia Nichols" w:date="2024-01-22T14:29:00Z">
        <w:r w:rsidR="005210CB">
          <w:rPr>
            <w:color w:val="auto"/>
          </w:rPr>
          <w:t>cross</w:t>
        </w:r>
      </w:ins>
      <w:del w:id="30" w:author="Virginia Nichols" w:date="2024-01-22T14:29:00Z">
        <w:r w:rsidR="00F1383F" w:rsidDel="005210CB">
          <w:rPr>
            <w:color w:val="auto"/>
          </w:rPr>
          <w:delText>mong</w:delText>
        </w:r>
      </w:del>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biomass </w:t>
      </w:r>
      <w:ins w:id="31" w:author="Virginia Nichols" w:date="2024-01-22T14:35:00Z">
        <w:r w:rsidR="005210CB">
          <w:rPr>
            <w:color w:val="auto"/>
          </w:rPr>
          <w:t xml:space="preserve">from 0-60 </w:t>
        </w:r>
        <w:proofErr w:type="gramStart"/>
        <w:r w:rsidR="005210CB">
          <w:rPr>
            <w:color w:val="auto"/>
          </w:rPr>
          <w:t>cm</w:t>
        </w:r>
        <w:proofErr w:type="gramEnd"/>
        <w:r w:rsidR="005210CB">
          <w:rPr>
            <w:color w:val="auto"/>
          </w:rPr>
          <w:t xml:space="preserve"> </w:t>
        </w:r>
      </w:ins>
      <w:r w:rsidR="00042C9D">
        <w:rPr>
          <w:color w:val="auto"/>
        </w:rPr>
        <w:t>but the maize grown i</w:t>
      </w:r>
      <w:r w:rsidRPr="00C718B4">
        <w:rPr>
          <w:color w:val="auto"/>
        </w:rPr>
        <w:t xml:space="preserve">n the </w:t>
      </w:r>
      <w:r w:rsidR="00CD0A36">
        <w:rPr>
          <w:color w:val="auto"/>
        </w:rPr>
        <w:t>extended</w:t>
      </w:r>
      <w:del w:id="32" w:author="Virginia Nichols" w:date="2024-01-19T15:33:00Z">
        <w:r w:rsidR="00CD0A36" w:rsidDel="00D43FF3">
          <w:rPr>
            <w:color w:val="auto"/>
          </w:rPr>
          <w:delText>short</w:delText>
        </w:r>
      </w:del>
      <w:r w:rsidR="00CD0A36">
        <w:rPr>
          <w:color w:val="auto"/>
        </w:rPr>
        <w:t xml:space="preserve"> rotation</w:t>
      </w:r>
      <w:r w:rsidR="00042C9D">
        <w:rPr>
          <w:color w:val="auto"/>
        </w:rPr>
        <w:t xml:space="preserve"> invested significantly </w:t>
      </w:r>
      <w:r w:rsidR="00F10C48">
        <w:rPr>
          <w:color w:val="auto"/>
        </w:rPr>
        <w:t xml:space="preserve">less of </w:t>
      </w:r>
      <w:del w:id="33" w:author="Virginia Nichols" w:date="2024-01-19T15:33:00Z">
        <w:r w:rsidR="00042C9D" w:rsidDel="00D43FF3">
          <w:rPr>
            <w:color w:val="auto"/>
          </w:rPr>
          <w:delText xml:space="preserve"> </w:delText>
        </w:r>
      </w:del>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xml:space="preserve">% in the </w:t>
      </w:r>
      <w:r w:rsidR="00CD0A36">
        <w:rPr>
          <w:color w:val="auto"/>
        </w:rPr>
        <w:t>short</w:t>
      </w:r>
      <w:r w:rsidR="00F10C48">
        <w:rPr>
          <w:color w:val="auto"/>
        </w:rPr>
        <w:t xml:space="preserve"> </w:t>
      </w:r>
      <w:r w:rsidR="00042C9D">
        <w:rPr>
          <w:color w:val="auto"/>
        </w:rPr>
        <w:t>rotation)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could not explain the </w:t>
      </w:r>
      <w:ins w:id="34" w:author="Virginia Nichols" w:date="2024-01-22T14:35:00Z">
        <w:r w:rsidR="005210CB">
          <w:rPr>
            <w:color w:val="auto"/>
          </w:rPr>
          <w:t xml:space="preserve">root </w:t>
        </w:r>
      </w:ins>
      <w:r w:rsidR="00F1383F">
        <w:rPr>
          <w:color w:val="auto"/>
        </w:rPr>
        <w:t xml:space="preserve">differences in </w:t>
      </w:r>
      <w:del w:id="35" w:author="Virginia Nichols" w:date="2024-01-22T14:35:00Z">
        <w:r w:rsidR="00F1383F" w:rsidDel="005210CB">
          <w:rPr>
            <w:color w:val="auto"/>
          </w:rPr>
          <w:delText>root</w:delText>
        </w:r>
      </w:del>
      <w:del w:id="36" w:author="Virginia Nichols" w:date="2024-01-22T14:29:00Z">
        <w:r w:rsidR="00F1383F" w:rsidDel="005210CB">
          <w:rPr>
            <w:color w:val="auto"/>
          </w:rPr>
          <w:delText xml:space="preserve"> distributions</w:delText>
        </w:r>
      </w:del>
      <w:del w:id="37" w:author="Virginia Nichols" w:date="2024-01-22T14:35:00Z">
        <w:r w:rsidR="00F1383F" w:rsidDel="005210CB">
          <w:rPr>
            <w:color w:val="auto"/>
          </w:rPr>
          <w:delText xml:space="preserve"> </w:delText>
        </w:r>
        <w:r w:rsidR="000B39BD" w:rsidDel="005210CB">
          <w:rPr>
            <w:color w:val="auto"/>
          </w:rPr>
          <w:delText>of</w:delText>
        </w:r>
        <w:r w:rsidR="00F1383F" w:rsidDel="005210CB">
          <w:rPr>
            <w:color w:val="auto"/>
          </w:rPr>
          <w:delText xml:space="preserve"> </w:delText>
        </w:r>
      </w:del>
      <w:r w:rsidR="00F1383F">
        <w:rPr>
          <w:color w:val="auto"/>
        </w:rPr>
        <w:t xml:space="preserve">the two systems.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6BD6C018" w:rsidR="004A7C0F" w:rsidRPr="00C718B4" w:rsidRDefault="00671ED9" w:rsidP="004A7C0F">
      <w:pPr>
        <w:pStyle w:val="Body"/>
        <w:ind w:firstLine="0"/>
        <w:rPr>
          <w:color w:val="auto"/>
        </w:rPr>
      </w:pPr>
      <w:r w:rsidRPr="00C718B4">
        <w:rPr>
          <w:color w:val="auto"/>
        </w:rPr>
        <w:t xml:space="preserve">We posit that the investment in roots deeper in the soil profile seen in the </w:t>
      </w:r>
      <w:ins w:id="38" w:author="Virginia Nichols" w:date="2024-01-19T15:34:00Z">
        <w:r w:rsidR="00D43FF3">
          <w:rPr>
            <w:color w:val="auto"/>
          </w:rPr>
          <w:t>extended rotation</w:t>
        </w:r>
      </w:ins>
      <w:del w:id="39" w:author="Virginia Nichols" w:date="2024-01-19T15:34:00Z">
        <w:r w:rsidRPr="00C718B4" w:rsidDel="00D43FF3">
          <w:rPr>
            <w:color w:val="auto"/>
          </w:rPr>
          <w:delText>complex system</w:delText>
        </w:r>
      </w:del>
      <w:r w:rsidRPr="00C718B4">
        <w:rPr>
          <w:color w:val="auto"/>
        </w:rPr>
        <w:t xml:space="preserve"> does not guarantee higher maize yields, </w:t>
      </w:r>
      <w:commentRangeStart w:id="40"/>
      <w:r w:rsidRPr="00C718B4">
        <w:rPr>
          <w:color w:val="auto"/>
        </w:rPr>
        <w:t xml:space="preserve">but </w:t>
      </w:r>
      <w:r w:rsidR="00B56680" w:rsidRPr="00C718B4">
        <w:rPr>
          <w:color w:val="auto"/>
        </w:rPr>
        <w:t>instead</w:t>
      </w:r>
      <w:r w:rsidRPr="00C718B4">
        <w:rPr>
          <w:color w:val="auto"/>
        </w:rPr>
        <w:t xml:space="preserve"> increases the likelihood the plant can withstand unfavorable growing conditions and </w:t>
      </w:r>
      <w:r w:rsidR="004A7C0F" w:rsidRPr="00C718B4">
        <w:rPr>
          <w:color w:val="auto"/>
        </w:rPr>
        <w:t xml:space="preserve">thus </w:t>
      </w:r>
      <w:r w:rsidRPr="00C718B4">
        <w:rPr>
          <w:color w:val="auto"/>
        </w:rPr>
        <w:t>produce</w:t>
      </w:r>
      <w:del w:id="41" w:author="Virginia Nichols" w:date="2024-01-19T15:34:00Z">
        <w:r w:rsidRPr="00C718B4" w:rsidDel="00D43FF3">
          <w:rPr>
            <w:color w:val="auto"/>
          </w:rPr>
          <w:delText xml:space="preserve"> </w:delText>
        </w:r>
      </w:del>
      <w:ins w:id="42" w:author="Virginia Nichols" w:date="2024-01-19T15:34:00Z">
        <w:r w:rsidR="00D43FF3">
          <w:rPr>
            <w:color w:val="auto"/>
          </w:rPr>
          <w:t xml:space="preserve"> </w:t>
        </w:r>
      </w:ins>
      <w:r w:rsidRPr="00C718B4">
        <w:rPr>
          <w:color w:val="auto"/>
        </w:rPr>
        <w:t xml:space="preserve">higher grain yields </w:t>
      </w:r>
      <w:ins w:id="43" w:author="Virginia Nichols" w:date="2024-01-19T15:34:00Z">
        <w:r w:rsidR="00D43FF3">
          <w:rPr>
            <w:color w:val="auto"/>
          </w:rPr>
          <w:t xml:space="preserve">in some years </w:t>
        </w:r>
      </w:ins>
      <w:r w:rsidRPr="00C718B4">
        <w:rPr>
          <w:color w:val="auto"/>
        </w:rPr>
        <w:t>compared to maize grown in the</w:t>
      </w:r>
      <w:commentRangeEnd w:id="40"/>
      <w:r w:rsidR="005210CB">
        <w:rPr>
          <w:rStyle w:val="CommentReference"/>
          <w:rFonts w:eastAsiaTheme="minorHAnsi" w:cstheme="minorBidi"/>
          <w:color w:val="auto"/>
        </w:rPr>
        <w:commentReference w:id="40"/>
      </w:r>
      <w:r w:rsidRPr="00C718B4">
        <w:rPr>
          <w:color w:val="auto"/>
        </w:rPr>
        <w:t xml:space="preserve"> </w:t>
      </w:r>
      <w:del w:id="44" w:author="Virginia Nichols" w:date="2024-01-19T15:33:00Z">
        <w:r w:rsidRPr="00C718B4" w:rsidDel="00D43FF3">
          <w:rPr>
            <w:color w:val="auto"/>
          </w:rPr>
          <w:delText xml:space="preserve">simpler </w:delText>
        </w:r>
      </w:del>
      <w:ins w:id="45" w:author="Virginia Nichols" w:date="2024-01-19T15:33:00Z">
        <w:r w:rsidR="00D43FF3">
          <w:rPr>
            <w:color w:val="auto"/>
          </w:rPr>
          <w:t>s</w:t>
        </w:r>
      </w:ins>
      <w:ins w:id="46" w:author="Virginia Nichols" w:date="2024-01-19T15:34:00Z">
        <w:r w:rsidR="00D43FF3">
          <w:rPr>
            <w:color w:val="auto"/>
          </w:rPr>
          <w:t>hort</w:t>
        </w:r>
      </w:ins>
      <w:ins w:id="47" w:author="Virginia Nichols" w:date="2024-01-19T15:33:00Z">
        <w:r w:rsidR="00D43FF3" w:rsidRPr="00C718B4">
          <w:rPr>
            <w:color w:val="auto"/>
          </w:rPr>
          <w:t xml:space="preserve"> </w:t>
        </w:r>
      </w:ins>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1AB3CBF8"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w:t>
      </w:r>
      <w:ins w:id="48" w:author="Virginia Nichols" w:date="2024-01-19T15:35:00Z">
        <w:r w:rsidR="00D43FF3">
          <w:rPr>
            <w:color w:val="auto"/>
          </w:rPr>
          <w:t xml:space="preserve">it suggests </w:t>
        </w:r>
      </w:ins>
      <w:r w:rsidR="004066D0">
        <w:rPr>
          <w:color w:val="auto"/>
        </w:rPr>
        <w:t xml:space="preserve">more detailed </w:t>
      </w:r>
      <w:r w:rsidR="00F10C48">
        <w:rPr>
          <w:color w:val="auto"/>
        </w:rPr>
        <w:t xml:space="preserve">exploration of how </w:t>
      </w:r>
      <w:del w:id="49" w:author="Virginia Nichols" w:date="2024-01-19T15:35:00Z">
        <w:r w:rsidR="004066D0" w:rsidDel="00D43FF3">
          <w:rPr>
            <w:color w:val="auto"/>
          </w:rPr>
          <w:delText xml:space="preserve"> </w:delText>
        </w:r>
      </w:del>
      <w:r w:rsidR="004066D0">
        <w:rPr>
          <w:color w:val="auto"/>
        </w:rPr>
        <w:t>biological drivers</w:t>
      </w:r>
      <w:r w:rsidR="0070686F">
        <w:rPr>
          <w:color w:val="auto"/>
        </w:rPr>
        <w:t xml:space="preserve"> impact root architecture in these systems</w:t>
      </w:r>
      <w:r w:rsidR="004066D0">
        <w:rPr>
          <w:color w:val="auto"/>
        </w:rPr>
        <w:t xml:space="preserve">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lastRenderedPageBreak/>
        <w:t>Introduction</w:t>
      </w:r>
    </w:p>
    <w:p w14:paraId="6B2AB1C7" w14:textId="3D649420"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 from multi-species rotations that included small grains and forage legumes to maize monocultures or simple alter</w:t>
      </w:r>
      <w:r w:rsidR="00DD6FE0" w:rsidRPr="00C718B4">
        <w:rPr>
          <w:color w:val="auto"/>
        </w:rPr>
        <w:t>n</w:t>
      </w:r>
      <w:r w:rsidRPr="00C718B4">
        <w:rPr>
          <w:color w:val="auto"/>
        </w:rPr>
        <w:t>ations of maize 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While there are numerous barriers to re-diversifying Midwestern systems (Mortensen and Smith, 2020; Weisberger et al., 2021), there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 xml:space="preserve">diversification to mitigate these negative outcomes. </w:t>
      </w:r>
    </w:p>
    <w:p w14:paraId="5FF30532" w14:textId="44DCAF7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w:t>
      </w:r>
      <w:r w:rsidRPr="00C718B4">
        <w:rPr>
          <w:color w:val="auto"/>
        </w:rPr>
        <w:lastRenderedPageBreak/>
        <w:t xml:space="preserve">‘continuous maize penalty’, and the latter ‘the rotation effect’. To our knowledge it is unclear whether they are distinct expressions of unique mechanisms, or if they represent a continuum of the same mechanistic underpinnings. </w:t>
      </w:r>
    </w:p>
    <w:p w14:paraId="5C493204" w14:textId="44229622" w:rsidR="00944434" w:rsidRDefault="00FB6615" w:rsidP="00FB6615">
      <w:pPr>
        <w:pStyle w:val="Body"/>
        <w:rPr>
          <w:color w:val="auto"/>
        </w:rPr>
      </w:pPr>
      <w:r w:rsidRPr="00C718B4">
        <w:rPr>
          <w:color w:val="auto"/>
        </w:rPr>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r w:rsidR="00CD0A36">
        <w:rPr>
          <w:color w:val="auto"/>
        </w:rPr>
        <w:t>short rotation</w:t>
      </w:r>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50" w:name="_Hlk155875997"/>
      <w:r w:rsidRPr="00C718B4">
        <w:rPr>
          <w:color w:val="auto"/>
        </w:rPr>
        <w:t xml:space="preserve">To our knowledge the mechanisms </w:t>
      </w:r>
      <w:r w:rsidR="000A261A">
        <w:rPr>
          <w:color w:val="auto"/>
        </w:rPr>
        <w:t>driving the</w:t>
      </w:r>
      <w:r w:rsidRPr="00C718B4">
        <w:rPr>
          <w:color w:val="auto"/>
        </w:rPr>
        <w:t xml:space="preserve"> rotation effect remain uncertain</w:t>
      </w:r>
      <w:r w:rsidR="00190C24">
        <w:rPr>
          <w:color w:val="auto"/>
        </w:rPr>
        <w:t xml:space="preserve">, partially due to the </w:t>
      </w:r>
      <w:r w:rsidR="0070686F">
        <w:rPr>
          <w:color w:val="auto"/>
        </w:rPr>
        <w:t>complex</w:t>
      </w:r>
      <w:r w:rsidR="000A261A">
        <w:rPr>
          <w:color w:val="auto"/>
        </w:rPr>
        <w:t xml:space="preserve"> changes in management extended rotations can</w:t>
      </w:r>
      <w:ins w:id="51" w:author="Virginia Nichols" w:date="2024-01-22T14:41:00Z">
        <w:r w:rsidR="00D636E3">
          <w:rPr>
            <w:color w:val="auto"/>
          </w:rPr>
          <w:t xml:space="preserve"> require</w:t>
        </w:r>
      </w:ins>
      <w:del w:id="52" w:author="Virginia Nichols" w:date="2024-01-22T14:41:00Z">
        <w:r w:rsidR="000A261A" w:rsidDel="00D636E3">
          <w:rPr>
            <w:color w:val="auto"/>
          </w:rPr>
          <w:delText xml:space="preserve"> include</w:delText>
        </w:r>
      </w:del>
      <w:r w:rsidR="000A261A">
        <w:rPr>
          <w:color w:val="auto"/>
        </w:rPr>
        <w:t xml:space="preserve">. </w:t>
      </w:r>
      <w:r w:rsidR="0070686F">
        <w:rPr>
          <w:color w:val="auto"/>
        </w:rPr>
        <w:t>For example, e</w:t>
      </w:r>
      <w:r w:rsidR="000A261A">
        <w:rPr>
          <w:color w:val="auto"/>
        </w:rPr>
        <w:t>xtended maize-based rotations</w:t>
      </w:r>
      <w:r w:rsidR="0070686F">
        <w:rPr>
          <w:color w:val="auto"/>
        </w:rPr>
        <w:t xml:space="preserve"> in North America often incorporate perennial crops such as alfalfa or pasture</w:t>
      </w:r>
      <w:r w:rsidR="000A261A">
        <w:rPr>
          <w:color w:val="auto"/>
        </w:rPr>
        <w:t xml:space="preserve"> </w:t>
      </w:r>
      <w:r w:rsidR="00F10C48">
        <w:rPr>
          <w:color w:val="auto"/>
        </w:rPr>
        <w:t>(Bowles et al. 2020)</w:t>
      </w:r>
      <w:r w:rsidR="0070686F">
        <w:rPr>
          <w:color w:val="auto"/>
        </w:rPr>
        <w:t xml:space="preserve">. These additions have unique plant physiologies compared to annual crops (e.g. higher root biomass), may require different tillage regimes (e.g. </w:t>
      </w:r>
      <w:ins w:id="53" w:author="Virginia Nichols" w:date="2024-01-22T14:42:00Z">
        <w:r w:rsidR="00D636E3">
          <w:rPr>
            <w:color w:val="auto"/>
          </w:rPr>
          <w:t xml:space="preserve">longer periods between soil disturbance, </w:t>
        </w:r>
      </w:ins>
      <w:r w:rsidR="0070686F">
        <w:rPr>
          <w:color w:val="auto"/>
        </w:rPr>
        <w:t xml:space="preserve">deep-tillage termination), and have links to livestock and their attendant impacts (e.g. organic sources of fertilizers), </w:t>
      </w:r>
      <w:r w:rsidR="00944434">
        <w:rPr>
          <w:color w:val="auto"/>
        </w:rPr>
        <w:t xml:space="preserve">making it difficult to </w:t>
      </w:r>
      <w:del w:id="54" w:author="Virginia Nichols" w:date="2024-01-22T14:43:00Z">
        <w:r w:rsidR="00944434" w:rsidDel="00D636E3">
          <w:rPr>
            <w:color w:val="auto"/>
          </w:rPr>
          <w:delText xml:space="preserve">parse </w:delText>
        </w:r>
      </w:del>
      <w:ins w:id="55" w:author="Virginia Nichols" w:date="2024-01-22T14:43:00Z">
        <w:r w:rsidR="00D636E3">
          <w:rPr>
            <w:color w:val="auto"/>
          </w:rPr>
          <w:t>attribute</w:t>
        </w:r>
        <w:r w:rsidR="00D636E3">
          <w:rPr>
            <w:color w:val="auto"/>
          </w:rPr>
          <w:t xml:space="preserve"> </w:t>
        </w:r>
      </w:ins>
      <w:r w:rsidR="00944434">
        <w:rPr>
          <w:color w:val="auto"/>
        </w:rPr>
        <w:t>the yield increases resulting from extended rotations</w:t>
      </w:r>
      <w:ins w:id="56" w:author="Virginia Nichols" w:date="2024-01-22T14:43:00Z">
        <w:r w:rsidR="00D636E3">
          <w:rPr>
            <w:color w:val="auto"/>
          </w:rPr>
          <w:t xml:space="preserve"> to a particular driver</w:t>
        </w:r>
      </w:ins>
      <w:r w:rsidR="00944434">
        <w:rPr>
          <w:color w:val="auto"/>
        </w:rPr>
        <w:t xml:space="preserve">. </w:t>
      </w:r>
    </w:p>
    <w:p w14:paraId="29E16A1D" w14:textId="1C34B58E" w:rsidR="00CD0A36" w:rsidRDefault="00944434" w:rsidP="00CD0A36">
      <w:pPr>
        <w:pStyle w:val="Body"/>
        <w:rPr>
          <w:color w:val="auto"/>
        </w:rPr>
      </w:pPr>
      <w:r w:rsidRPr="00C718B4">
        <w:rPr>
          <w:color w:val="auto"/>
        </w:rPr>
        <w:t xml:space="preserve">When above-ground crop products are valued, it is desirable for plants to optimize investments in belowground growth. In nitrogen- or water-limited environments, ‘steep, cheap </w:t>
      </w:r>
      <w:r w:rsidRPr="00C718B4">
        <w:rPr>
          <w:color w:val="auto"/>
        </w:rPr>
        <w:lastRenderedPageBreak/>
        <w:t>and deep’ root ideotypes have been identified as the most efficient use of root investments (Lynch, 2013; Tron et al., 2015</w:t>
      </w:r>
      <w:r>
        <w:rPr>
          <w:color w:val="auto"/>
        </w:rPr>
        <w:t xml:space="preserve">; </w:t>
      </w:r>
      <w:commentRangeStart w:id="57"/>
      <w:r>
        <w:rPr>
          <w:color w:val="auto"/>
        </w:rPr>
        <w:t>Thorup-Kristensen and Kirkegaard 2016; Thorup-Kristensen et al. 2020</w:t>
      </w:r>
      <w:commentRangeEnd w:id="57"/>
      <w:r w:rsidR="00D636E3">
        <w:rPr>
          <w:rStyle w:val="CommentReference"/>
          <w:rFonts w:eastAsiaTheme="minorHAnsi" w:cstheme="minorBidi"/>
          <w:color w:val="auto"/>
        </w:rPr>
        <w:commentReference w:id="57"/>
      </w:r>
      <w:r w:rsidRPr="00C718B4">
        <w:rPr>
          <w:color w:val="auto"/>
        </w:rPr>
        <w:t>).</w:t>
      </w:r>
      <w:r w:rsidR="0074704B">
        <w:rPr>
          <w:color w:val="auto"/>
        </w:rPr>
        <w:t xml:space="preserve"> It is therefore feasible that maize grown in extended rotations is benefiting from this more favorable architecture ideotype. </w:t>
      </w:r>
      <w:del w:id="58" w:author="Virginia Nichols" w:date="2024-01-22T14:44:00Z">
        <w:r w:rsidR="0074704B" w:rsidRPr="00C718B4" w:rsidDel="00D636E3">
          <w:rPr>
            <w:color w:val="auto"/>
          </w:rPr>
          <w:delText xml:space="preserve">It is feasible that </w:delText>
        </w:r>
        <w:r w:rsidR="0074704B" w:rsidDel="00D636E3">
          <w:rPr>
            <w:color w:val="auto"/>
          </w:rPr>
          <w:delText xml:space="preserve">maize grown in extended rotations exhibits root architectures more closely </w:delText>
        </w:r>
        <w:r w:rsidR="00CD0A36" w:rsidDel="00D636E3">
          <w:rPr>
            <w:color w:val="auto"/>
          </w:rPr>
          <w:delText>resembling</w:delText>
        </w:r>
        <w:r w:rsidR="0074704B" w:rsidDel="00D636E3">
          <w:rPr>
            <w:color w:val="auto"/>
          </w:rPr>
          <w:delText xml:space="preserve"> th</w:delText>
        </w:r>
        <w:r w:rsidR="00EB0D51" w:rsidDel="00D636E3">
          <w:rPr>
            <w:color w:val="auto"/>
          </w:rPr>
          <w:delText xml:space="preserve">e ‘steep, cheap and deep’ </w:delText>
        </w:r>
        <w:r w:rsidR="00CD0A36" w:rsidDel="00D636E3">
          <w:rPr>
            <w:color w:val="auto"/>
          </w:rPr>
          <w:delText xml:space="preserve">root </w:delText>
        </w:r>
        <w:r w:rsidR="00EB0D51" w:rsidDel="00D636E3">
          <w:rPr>
            <w:color w:val="auto"/>
          </w:rPr>
          <w:delText xml:space="preserve">ideotype, producing higher yields compared to simpler rotations. </w:delText>
        </w:r>
      </w:del>
      <w:r w:rsidR="00CD0A36">
        <w:rPr>
          <w:color w:val="auto"/>
        </w:rPr>
        <w:t xml:space="preserve">Many characteristics of extended rotations may promote deeper crop roots. </w:t>
      </w:r>
      <w:r w:rsidR="00EB0D51">
        <w:rPr>
          <w:color w:val="auto"/>
        </w:rPr>
        <w:t xml:space="preserve"> </w:t>
      </w:r>
      <w:r w:rsidR="0074704B" w:rsidRPr="00C718B4">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w:t>
      </w:r>
      <w:proofErr w:type="spellStart"/>
      <w:r w:rsidR="0074704B" w:rsidRPr="00C718B4">
        <w:rPr>
          <w:color w:val="auto"/>
        </w:rPr>
        <w:t>Hofmockel</w:t>
      </w:r>
      <w:proofErr w:type="spellEnd"/>
      <w:r w:rsidR="0074704B" w:rsidRPr="00C718B4">
        <w:rPr>
          <w:color w:val="auto"/>
        </w:rPr>
        <w:t xml:space="preserve">, 2017; </w:t>
      </w:r>
      <w:proofErr w:type="spellStart"/>
      <w:r w:rsidR="0074704B" w:rsidRPr="00C718B4">
        <w:rPr>
          <w:color w:val="auto"/>
        </w:rPr>
        <w:t>Osterholz</w:t>
      </w:r>
      <w:proofErr w:type="spellEnd"/>
      <w:r w:rsidR="0074704B" w:rsidRPr="00C718B4">
        <w:rPr>
          <w:color w:val="auto"/>
        </w:rPr>
        <w:t xml:space="preserve"> et al., 2018; Poffenbarger et al., 2020; Baldwin-Kordick et al., 2022)</w:t>
      </w:r>
      <w:r w:rsidR="0074704B">
        <w:rPr>
          <w:color w:val="auto"/>
        </w:rPr>
        <w:t>, all of which may impact</w:t>
      </w:r>
      <w:ins w:id="59" w:author="Virginia Nichols" w:date="2024-01-22T14:45:00Z">
        <w:r w:rsidR="00D636E3">
          <w:rPr>
            <w:color w:val="auto"/>
          </w:rPr>
          <w:t>,</w:t>
        </w:r>
      </w:ins>
      <w:r w:rsidR="0074704B">
        <w:rPr>
          <w:color w:val="auto"/>
        </w:rPr>
        <w:t xml:space="preserve"> or be impacted by</w:t>
      </w:r>
      <w:ins w:id="60" w:author="Virginia Nichols" w:date="2024-01-22T14:45:00Z">
        <w:r w:rsidR="00D636E3">
          <w:rPr>
            <w:color w:val="auto"/>
          </w:rPr>
          <w:t>,</w:t>
        </w:r>
      </w:ins>
      <w:r w:rsidR="0074704B">
        <w:rPr>
          <w:color w:val="auto"/>
        </w:rPr>
        <w:t xml:space="preserve"> root architectures. </w:t>
      </w:r>
      <w:ins w:id="61" w:author="Virginia Nichols" w:date="2024-01-22T14:45:00Z">
        <w:r w:rsidR="00D636E3">
          <w:rPr>
            <w:color w:val="auto"/>
          </w:rPr>
          <w:t xml:space="preserve">Indeed, </w:t>
        </w:r>
      </w:ins>
      <w:r w:rsidR="0074704B" w:rsidRPr="00C718B4">
        <w:rPr>
          <w:color w:val="auto"/>
        </w:rPr>
        <w:t>Lazicki et al. (2016) found differences in maize root distributions in plots with varying cropping system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 xml:space="preserve">impact interpretations (Hirte et al. 2017). </w:t>
      </w:r>
      <w:bookmarkEnd w:id="50"/>
    </w:p>
    <w:p w14:paraId="722EDAF7" w14:textId="7C0EB5AF"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s develops a root structure that is better able to capture resources</w:t>
      </w:r>
      <w:r w:rsidR="00D07F31" w:rsidRPr="00C718B4">
        <w:rPr>
          <w:color w:val="auto"/>
        </w:rPr>
        <w:t xml:space="preserve"> </w:t>
      </w:r>
      <w:r w:rsidRPr="00C718B4">
        <w:rPr>
          <w:color w:val="auto"/>
        </w:rPr>
        <w:t xml:space="preserve">with less </w:t>
      </w:r>
      <w:ins w:id="62" w:author="Virginia Nichols" w:date="2024-01-22T14:46:00Z">
        <w:r w:rsidR="00D636E3">
          <w:rPr>
            <w:color w:val="auto"/>
          </w:rPr>
          <w:t xml:space="preserve">biomass </w:t>
        </w:r>
      </w:ins>
      <w:r w:rsidRPr="00C718B4">
        <w:rPr>
          <w:color w:val="auto"/>
        </w:rPr>
        <w:t xml:space="preserve">investment compared to the </w:t>
      </w:r>
      <w:r w:rsidR="00CD0A36">
        <w:rPr>
          <w:color w:val="auto"/>
        </w:rPr>
        <w:t>short rotation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 xml:space="preserve">(maize-soybean) and </w:t>
      </w:r>
      <w:r w:rsidR="0033156A">
        <w:rPr>
          <w:color w:val="auto"/>
        </w:rPr>
        <w:t>extended</w:t>
      </w:r>
      <w:r w:rsidR="0033156A" w:rsidRPr="00C718B4">
        <w:rPr>
          <w:color w:val="auto"/>
        </w:rPr>
        <w:t xml:space="preserve"> </w:t>
      </w:r>
      <w:r w:rsidRPr="00C718B4">
        <w:rPr>
          <w:color w:val="auto"/>
        </w:rPr>
        <w:t>(maize-soybean-oats/alfalfa-alfalfa)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lastRenderedPageBreak/>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66E9BD28" w:rsidR="008C4354" w:rsidRDefault="008C4354" w:rsidP="008C4354">
      <w:pPr>
        <w:pStyle w:val="Body"/>
        <w:ind w:firstLine="0"/>
        <w:rPr>
          <w:color w:val="auto"/>
        </w:rPr>
      </w:pPr>
      <w:r w:rsidRPr="00C718B4">
        <w:rPr>
          <w:color w:val="auto"/>
        </w:rPr>
        <w:t xml:space="preserve">This study utilized two of the three maize-based rotations present in the larger study: a 2-year rotation of maize-soybean (hereafter the </w:t>
      </w:r>
      <w:r w:rsidR="00CD0A36">
        <w:rPr>
          <w:color w:val="auto"/>
        </w:rPr>
        <w:t>short rotation</w:t>
      </w:r>
      <w:r w:rsidRPr="00C718B4">
        <w:rPr>
          <w:color w:val="auto"/>
        </w:rPr>
        <w:t xml:space="preserve">), and a 4-year rotation of maize-soybean-oat/alfalfa-alfalfa that periodically received composted cattle manure (hereafter the </w:t>
      </w:r>
      <w:r w:rsidR="00CD0A36">
        <w:rPr>
          <w:color w:val="auto"/>
        </w:rPr>
        <w:t>extended rotation</w:t>
      </w:r>
      <w:r w:rsidRPr="00C718B4">
        <w:rPr>
          <w:color w:val="auto"/>
        </w:rPr>
        <w:t xml:space="preserve">). Detailed accounts of plot management are reported elsewhere (Liebman et al., 2008; </w:t>
      </w:r>
      <w:r w:rsidRPr="00C718B4">
        <w:rPr>
          <w:color w:val="auto"/>
        </w:rPr>
        <w:lastRenderedPageBreak/>
        <w:t xml:space="preserve">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0CDF511E" w14:textId="680AE623" w:rsidR="00721C9A" w:rsidRDefault="00721C9A" w:rsidP="008C4354">
      <w:pPr>
        <w:pStyle w:val="Body"/>
        <w:ind w:firstLine="0"/>
        <w:rPr>
          <w:color w:val="auto"/>
        </w:rPr>
      </w:pPr>
    </w:p>
    <w:p w14:paraId="052BADFA" w14:textId="085131CB" w:rsidR="00721C9A" w:rsidRDefault="00721C9A" w:rsidP="008C4354">
      <w:pPr>
        <w:pStyle w:val="Body"/>
        <w:ind w:firstLine="0"/>
        <w:rPr>
          <w:color w:val="auto"/>
        </w:rPr>
      </w:pPr>
    </w:p>
    <w:p w14:paraId="2DEFEAF3" w14:textId="29E429B6" w:rsidR="00721C9A" w:rsidRDefault="00721C9A" w:rsidP="008C4354">
      <w:pPr>
        <w:pStyle w:val="Body"/>
        <w:ind w:firstLine="0"/>
        <w:rPr>
          <w:color w:val="auto"/>
        </w:rPr>
      </w:pPr>
    </w:p>
    <w:p w14:paraId="7185CD11" w14:textId="69FE4D05" w:rsidR="008C4354" w:rsidRPr="00C718B4" w:rsidRDefault="008C4354" w:rsidP="008C4354">
      <w:pPr>
        <w:pStyle w:val="CaptionSpecAPA"/>
        <w:spacing w:line="480" w:lineRule="auto"/>
        <w:rPr>
          <w:color w:val="auto"/>
        </w:rPr>
      </w:pPr>
      <w:r w:rsidRPr="00C718B4">
        <w:rPr>
          <w:color w:val="auto"/>
        </w:rPr>
        <w:t xml:space="preserve"> </w:t>
      </w:r>
      <w:bookmarkStart w:id="63" w:name="_Ref79572340"/>
      <w:bookmarkStart w:id="64"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63"/>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64"/>
      <w:r w:rsidR="00CB207F" w:rsidRPr="00C718B4">
        <w:rPr>
          <w:color w:val="auto"/>
        </w:rPr>
        <w:t xml:space="preserve">s sampled in this study; only the maize phase (bolded) was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700"/>
        <w:gridCol w:w="1483"/>
        <w:gridCol w:w="2957"/>
        <w:gridCol w:w="3220"/>
      </w:tblGrid>
      <w:tr w:rsidR="00C718B4" w:rsidRPr="00C718B4" w14:paraId="53F37C14" w14:textId="77777777" w:rsidTr="00DD6FE0">
        <w:tc>
          <w:tcPr>
            <w:tcW w:w="1700"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483"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295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220"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DD6FE0">
        <w:trPr>
          <w:trHeight w:val="1835"/>
        </w:trPr>
        <w:tc>
          <w:tcPr>
            <w:tcW w:w="1700"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483" w:type="dxa"/>
            <w:tcBorders>
              <w:top w:val="single" w:sz="4" w:space="0" w:color="auto"/>
            </w:tcBorders>
            <w:shd w:val="clear" w:color="auto" w:fill="auto"/>
          </w:tcPr>
          <w:p w14:paraId="7C47FCE4" w14:textId="77777777" w:rsidR="008C4354" w:rsidRPr="00C718B4" w:rsidRDefault="008C4354" w:rsidP="00816798">
            <w:pPr>
              <w:spacing w:after="0"/>
            </w:pPr>
            <w:r w:rsidRPr="00C718B4">
              <w:t>Soybean-</w:t>
            </w:r>
          </w:p>
          <w:p w14:paraId="70BD9F33" w14:textId="77777777" w:rsidR="008C4354" w:rsidRPr="00C718B4" w:rsidRDefault="008C4354" w:rsidP="00816798">
            <w:pPr>
              <w:spacing w:after="0"/>
            </w:pPr>
            <w:r w:rsidRPr="00C718B4">
              <w:rPr>
                <w:b/>
              </w:rPr>
              <w:t>Maize</w:t>
            </w:r>
          </w:p>
        </w:tc>
        <w:tc>
          <w:tcPr>
            <w:tcW w:w="295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220"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DD6FE0">
        <w:tc>
          <w:tcPr>
            <w:tcW w:w="1700"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483" w:type="dxa"/>
            <w:tcBorders>
              <w:bottom w:val="single" w:sz="4" w:space="0" w:color="auto"/>
            </w:tcBorders>
            <w:shd w:val="clear" w:color="auto" w:fill="auto"/>
          </w:tcPr>
          <w:p w14:paraId="19BE52BD" w14:textId="2181AE32" w:rsidR="008C4354" w:rsidRPr="00C718B4" w:rsidRDefault="008C4354" w:rsidP="00816798">
            <w:pPr>
              <w:spacing w:after="0"/>
            </w:pPr>
            <w:r w:rsidRPr="00C718B4">
              <w:t>Soybean-Oat/Alfalfa-Alfalfa-</w:t>
            </w:r>
          </w:p>
          <w:p w14:paraId="3578D130" w14:textId="77777777" w:rsidR="008C4354" w:rsidRPr="00C718B4" w:rsidRDefault="008C4354" w:rsidP="00816798">
            <w:pPr>
              <w:spacing w:after="0"/>
            </w:pPr>
            <w:r w:rsidRPr="00C718B4">
              <w:rPr>
                <w:b/>
              </w:rPr>
              <w:t>Maize</w:t>
            </w:r>
          </w:p>
        </w:tc>
        <w:tc>
          <w:tcPr>
            <w:tcW w:w="295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220"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2B927560" w:rsidR="008C4354" w:rsidRPr="00C718B4" w:rsidRDefault="008C4354" w:rsidP="008C4354">
      <w:pPr>
        <w:pStyle w:val="Body"/>
        <w:rPr>
          <w:color w:val="auto"/>
        </w:rPr>
      </w:pPr>
      <w:r w:rsidRPr="00C718B4">
        <w:rPr>
          <w:color w:val="auto"/>
        </w:rPr>
        <w:lastRenderedPageBreak/>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for statistical tests was set at α=0.05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r w:rsidR="005C07E2">
        <w:rPr>
          <w:color w:val="auto"/>
        </w:rPr>
        <w:t>All data used in this manuscript is available in csv format and as an R package available for download (</w:t>
      </w:r>
      <w:hyperlink r:id="rId13"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w:t>
      </w:r>
      <w:r w:rsidRPr="00C718B4">
        <w:rPr>
          <w:color w:val="auto"/>
        </w:rPr>
        <w:lastRenderedPageBreak/>
        <w:t xml:space="preserve">comparisons between years. Non-linear models were fit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to remove measurements taken after the season’s maximum depth had been reached (</w:t>
      </w:r>
      <w:r w:rsidRPr="000D38D5">
        <w:rPr>
          <w:b/>
          <w:bCs/>
          <w:color w:val="auto"/>
        </w:rPr>
        <w:t>Figure S1</w:t>
      </w:r>
      <w:r w:rsidRPr="00C718B4">
        <w:rPr>
          <w:color w:val="auto"/>
        </w:rPr>
        <w:t>).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14"/>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65" w:name="_Ref79573569"/>
      <w:bookmarkStart w:id="66" w:name="_Toc83115573"/>
      <w:r w:rsidRPr="00C718B4">
        <w:rPr>
          <w:color w:val="auto"/>
        </w:rPr>
        <w:lastRenderedPageBreak/>
        <w:t>Table 2</w:t>
      </w:r>
      <w:bookmarkEnd w:id="65"/>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66"/>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5"/>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73270026" w:rsidR="00A937E5" w:rsidRPr="00C718B4" w:rsidRDefault="00A937E5" w:rsidP="008C4354">
      <w:pPr>
        <w:pStyle w:val="Body"/>
        <w:rPr>
          <w:color w:val="auto"/>
        </w:rPr>
      </w:pPr>
      <w:r w:rsidRPr="00C718B4">
        <w:rPr>
          <w:color w:val="auto"/>
        </w:rPr>
        <w:t xml:space="preserve">Distinguishing newly added root biomass from </w:t>
      </w:r>
      <w:del w:id="67" w:author="Virginia Nichols" w:date="2024-01-22T14:50:00Z">
        <w:r w:rsidRPr="00C718B4" w:rsidDel="001D3479">
          <w:rPr>
            <w:color w:val="auto"/>
          </w:rPr>
          <w:delText xml:space="preserve">root biomass </w:delText>
        </w:r>
        <w:r w:rsidR="00B6496D" w:rsidDel="001D3479">
          <w:rPr>
            <w:color w:val="auto"/>
          </w:rPr>
          <w:delText xml:space="preserve">derived </w:delText>
        </w:r>
        <w:r w:rsidRPr="00C718B4" w:rsidDel="001D3479">
          <w:rPr>
            <w:color w:val="auto"/>
          </w:rPr>
          <w:delText xml:space="preserve">from </w:delText>
        </w:r>
      </w:del>
      <w:r w:rsidRPr="00C718B4">
        <w:rPr>
          <w:color w:val="auto"/>
        </w:rPr>
        <w:t>the previous year’s crop and weed root</w:t>
      </w:r>
      <w:ins w:id="68" w:author="Virginia Nichols" w:date="2024-01-22T14:50:00Z">
        <w:r w:rsidR="001D3479">
          <w:rPr>
            <w:color w:val="auto"/>
          </w:rPr>
          <w:t xml:space="preserve"> biomass</w:t>
        </w:r>
      </w:ins>
      <w:del w:id="69" w:author="Virginia Nichols" w:date="2024-01-22T14:50:00Z">
        <w:r w:rsidRPr="00C718B4" w:rsidDel="001D3479">
          <w:rPr>
            <w:color w:val="auto"/>
          </w:rPr>
          <w:delText>s</w:delText>
        </w:r>
      </w:del>
      <w:r w:rsidRPr="00C718B4">
        <w:rPr>
          <w:color w:val="auto"/>
        </w:rPr>
        <w:t xml:space="preserve"> is difficult using visual sorting, and failure to address these background levels of roots can lead to overestimates of root mass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del w:id="70" w:author="Virginia Nichols" w:date="2024-01-24T10:57:00Z">
        <w:r w:rsidR="00FD7744" w:rsidRPr="00C718B4" w:rsidDel="008C3EE9">
          <w:rPr>
            <w:color w:val="auto"/>
          </w:rPr>
          <w:delText xml:space="preserve"> (</w:delText>
        </w:r>
        <w:r w:rsidR="00FD7744" w:rsidRPr="00C718B4" w:rsidDel="008C3EE9">
          <w:rPr>
            <w:b/>
            <w:bCs/>
            <w:color w:val="auto"/>
          </w:rPr>
          <w:delText>see Table S1</w:delText>
        </w:r>
        <w:r w:rsidR="00FD7744" w:rsidRPr="00C718B4" w:rsidDel="008C3EE9">
          <w:rPr>
            <w:color w:val="auto"/>
          </w:rPr>
          <w:delText>)</w:delText>
        </w:r>
      </w:del>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ins w:id="71" w:author="Virginia Nichols" w:date="2024-01-22T14:50:00Z">
        <w:r w:rsidR="001D3479">
          <w:rPr>
            <w:color w:val="auto"/>
          </w:rPr>
          <w:t>When interpreting the data</w:t>
        </w:r>
      </w:ins>
      <w:ins w:id="72" w:author="Virginia Nichols" w:date="2024-01-22T14:51:00Z">
        <w:r w:rsidR="001D3479">
          <w:rPr>
            <w:color w:val="auto"/>
          </w:rPr>
          <w:t xml:space="preserve">, </w:t>
        </w:r>
      </w:ins>
      <w:del w:id="73" w:author="Virginia Nichols" w:date="2024-01-22T14:51:00Z">
        <w:r w:rsidR="00D624AA" w:rsidDel="001D3479">
          <w:rPr>
            <w:color w:val="auto"/>
          </w:rPr>
          <w:delText>W</w:delText>
        </w:r>
      </w:del>
      <w:ins w:id="74" w:author="Virginia Nichols" w:date="2024-01-22T14:51:00Z">
        <w:r w:rsidR="001D3479">
          <w:rPr>
            <w:color w:val="auto"/>
          </w:rPr>
          <w:t>w</w:t>
        </w:r>
      </w:ins>
      <w:r w:rsidR="00D624AA">
        <w:rPr>
          <w:color w:val="auto"/>
        </w:rPr>
        <w:t>e used the two extreme assumption cases concerning the percentage of the sampled background roots that decayed between the start of the maize growing season (</w:t>
      </w:r>
      <w:r w:rsidR="00D624AA" w:rsidRPr="00C718B4">
        <w:rPr>
          <w:color w:val="auto"/>
        </w:rPr>
        <w:t xml:space="preserve">3 days after planting (DAP) in 2019 and 4 DAP in 2020;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03369152" w:rsidR="008C4354" w:rsidRPr="00C718B4" w:rsidRDefault="00A937E5" w:rsidP="008C4354">
      <w:pPr>
        <w:pStyle w:val="Body"/>
        <w:rPr>
          <w:color w:val="auto"/>
        </w:rPr>
      </w:pPr>
      <w:r w:rsidRPr="00C718B4">
        <w:rPr>
          <w:color w:val="auto"/>
        </w:rPr>
        <w:t>The Restricted Maximum Likelihood (REML) method for linear mixed effect models in JMP Pro 15.0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ins w:id="75" w:author="Virginia Nichols" w:date="2024-01-23T13:43:00Z">
        <w:r w:rsidR="004C1B32">
          <w:rPr>
            <w:color w:val="auto"/>
          </w:rPr>
          <w:t xml:space="preserve"> Due to the inherently high var</w:t>
        </w:r>
      </w:ins>
      <w:ins w:id="76" w:author="Virginia Nichols" w:date="2024-01-23T13:44:00Z">
        <w:r w:rsidR="004C1B32">
          <w:rPr>
            <w:color w:val="auto"/>
          </w:rPr>
          <w:t xml:space="preserve">iability of </w:t>
        </w:r>
        <w:r w:rsidR="004C1B32">
          <w:rPr>
            <w:color w:val="auto"/>
          </w:rPr>
          <w:lastRenderedPageBreak/>
          <w:t>root measurements, f</w:t>
        </w:r>
      </w:ins>
      <w:ins w:id="77" w:author="Virginia Nichols" w:date="2024-01-23T13:43:00Z">
        <w:r w:rsidR="004C1B32">
          <w:rPr>
            <w:color w:val="auto"/>
          </w:rPr>
          <w:t xml:space="preserve">or these </w:t>
        </w:r>
        <w:proofErr w:type="gramStart"/>
        <w:r w:rsidR="004C1B32">
          <w:rPr>
            <w:color w:val="auto"/>
          </w:rPr>
          <w:t>analyses</w:t>
        </w:r>
        <w:proofErr w:type="gramEnd"/>
        <w:r w:rsidR="004C1B32">
          <w:rPr>
            <w:color w:val="auto"/>
          </w:rPr>
          <w:t xml:space="preserve"> </w:t>
        </w:r>
      </w:ins>
      <w:ins w:id="78" w:author="Virginia Nichols" w:date="2024-01-23T13:44:00Z">
        <w:r w:rsidR="004C1B32">
          <w:rPr>
            <w:color w:val="auto"/>
          </w:rPr>
          <w:t xml:space="preserve">contrasts (as allowed by </w:t>
        </w:r>
      </w:ins>
      <w:ins w:id="79" w:author="Virginia Nichols" w:date="2024-01-23T13:45:00Z">
        <w:r w:rsidR="004C1B32">
          <w:rPr>
            <w:color w:val="auto"/>
          </w:rPr>
          <w:t xml:space="preserve">degrees of freedom) were investigated when </w:t>
        </w:r>
      </w:ins>
      <w:ins w:id="80" w:author="Virginia Nichols" w:date="2024-01-23T13:43:00Z">
        <w:r w:rsidR="004C1B32">
          <w:rPr>
            <w:color w:val="auto"/>
          </w:rPr>
          <w:t>significance</w:t>
        </w:r>
      </w:ins>
      <w:ins w:id="81" w:author="Virginia Nichols" w:date="2024-01-23T13:45:00Z">
        <w:r w:rsidR="004C1B32">
          <w:rPr>
            <w:color w:val="auto"/>
          </w:rPr>
          <w:t xml:space="preserve"> of effects was </w:t>
        </w:r>
      </w:ins>
      <w:ins w:id="82" w:author="Virginia Nichols" w:date="2024-01-23T13:43:00Z">
        <w:r w:rsidR="004C1B32">
          <w:rPr>
            <w:color w:val="auto"/>
          </w:rPr>
          <w:t>p&lt;0.10</w:t>
        </w:r>
      </w:ins>
      <w:ins w:id="83" w:author="Virginia Nichols" w:date="2024-01-23T13:45:00Z">
        <w:r w:rsidR="004C1B32">
          <w:rPr>
            <w:color w:val="auto"/>
          </w:rPr>
          <w:t xml:space="preserve">. </w:t>
        </w:r>
      </w:ins>
    </w:p>
    <w:p w14:paraId="3DD7E701" w14:textId="77777777" w:rsidR="008C4354" w:rsidRPr="00C718B4" w:rsidRDefault="008C4354" w:rsidP="008C4354">
      <w:pPr>
        <w:pStyle w:val="Heading2"/>
      </w:pPr>
      <w:r w:rsidRPr="00C718B4">
        <w:t>Growth analysis</w:t>
      </w:r>
    </w:p>
    <w:p w14:paraId="1EC5F804" w14:textId="7D5AA8D5"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for ease in interpretation. A separate model was fit for each rotation in each year to allow for derivatives to be taken for each rotation in each year. The first- and second-order derivatives of the fitted equation were used as estimates of the absolute and relative growth rates, respectively.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2B5045A4" w:rsidR="008C4354" w:rsidRPr="00C718B4" w:rsidRDefault="008C4354" w:rsidP="008C4354">
      <w:pPr>
        <w:pStyle w:val="Body"/>
        <w:rPr>
          <w:color w:val="auto"/>
        </w:rPr>
      </w:pPr>
      <w:r w:rsidRPr="00C718B4">
        <w:rPr>
          <w:color w:val="auto"/>
        </w:rPr>
        <w:t xml:space="preserve">A root-to-shoot ratio for each experimental unit was estimated using the </w:t>
      </w:r>
      <w:del w:id="84" w:author="Virginia Nichols" w:date="2024-01-22T14:52:00Z">
        <w:r w:rsidRPr="00C718B4" w:rsidDel="001D3479">
          <w:rPr>
            <w:color w:val="auto"/>
          </w:rPr>
          <w:delText xml:space="preserve">net </w:delText>
        </w:r>
      </w:del>
      <w:ins w:id="85" w:author="Virginia Nichols" w:date="2024-01-22T14:52:00Z">
        <w:r w:rsidR="001D3479">
          <w:rPr>
            <w:color w:val="auto"/>
          </w:rPr>
          <w:t>range in possible</w:t>
        </w:r>
        <w:r w:rsidR="001D3479" w:rsidRPr="00C718B4">
          <w:rPr>
            <w:color w:val="auto"/>
          </w:rPr>
          <w:t xml:space="preserve"> </w:t>
        </w:r>
      </w:ins>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217F8FE2"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86" w:name="_Toc83115536"/>
      <w:r w:rsidRPr="00C718B4">
        <w:t>Results</w:t>
      </w:r>
      <w:bookmarkEnd w:id="86"/>
    </w:p>
    <w:p w14:paraId="1E190F8F" w14:textId="77777777" w:rsidR="008C4354" w:rsidRPr="00C718B4" w:rsidRDefault="008C4354" w:rsidP="008C4354">
      <w:pPr>
        <w:pStyle w:val="Heading2"/>
      </w:pPr>
      <w:bookmarkStart w:id="87" w:name="_Toc83115537"/>
      <w:r w:rsidRPr="00C718B4">
        <w:t>Grain yields and weather</w:t>
      </w:r>
      <w:bookmarkEnd w:id="87"/>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042759A0" w:rsidR="008C4354" w:rsidRPr="00C718B4" w:rsidRDefault="000E20C6" w:rsidP="008C4354">
      <w:pPr>
        <w:pStyle w:val="NoSpacing"/>
        <w:spacing w:line="480" w:lineRule="auto"/>
        <w:jc w:val="center"/>
      </w:pPr>
      <w:del w:id="88" w:author="Virginia Nichols" w:date="2024-01-24T10:58:00Z">
        <w:r w:rsidDel="008C3EE9">
          <w:rPr>
            <w:noProof/>
          </w:rPr>
          <w:drawing>
            <wp:inline distT="0" distB="0" distL="0" distR="0" wp14:anchorId="7D018C6C" wp14:editId="74A5F39D">
              <wp:extent cx="5943600" cy="3182620"/>
              <wp:effectExtent l="0" t="0" r="0" b="0"/>
              <wp:docPr id="1993205856" name="Picture 3" descr="A graph with blue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05856" name="Picture 3" descr="A graph with blue and purpl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del>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7"/>
          <w:headerReference w:type="first" r:id="rId18"/>
          <w:pgSz w:w="12240" w:h="15840"/>
          <w:pgMar w:top="1440" w:right="1440" w:bottom="1440" w:left="1440" w:header="720" w:footer="720" w:gutter="0"/>
          <w:lnNumType w:countBy="1" w:restart="continuous"/>
          <w:cols w:space="720"/>
          <w:docGrid w:linePitch="360"/>
        </w:sectPr>
      </w:pPr>
      <w:bookmarkStart w:id="89" w:name="_Ref79573782"/>
      <w:bookmarkStart w:id="90" w:name="_Toc83115564"/>
      <w:r w:rsidRPr="00C718B4">
        <w:rPr>
          <w:color w:val="auto"/>
        </w:rPr>
        <w:lastRenderedPageBreak/>
        <w:t>Figure 1</w:t>
      </w:r>
      <w:bookmarkEnd w:id="89"/>
      <w:r w:rsidRPr="00C718B4">
        <w:rPr>
          <w:color w:val="auto"/>
        </w:rPr>
        <w:t>. Maize yields and growing season weather</w:t>
      </w:r>
      <w:bookmarkEnd w:id="90"/>
    </w:p>
    <w:p w14:paraId="65D7D151" w14:textId="56EAC1CB" w:rsidR="008C4354" w:rsidRPr="00C718B4" w:rsidRDefault="008C4354" w:rsidP="008C4354">
      <w:pPr>
        <w:pStyle w:val="CaptionSpecAPA"/>
        <w:spacing w:line="480" w:lineRule="auto"/>
        <w:rPr>
          <w:color w:val="auto"/>
        </w:rPr>
      </w:pPr>
      <w:r w:rsidRPr="00C718B4">
        <w:rPr>
          <w:color w:val="auto"/>
        </w:rPr>
        <w:t xml:space="preserve">; (left) mean maize grain yields (n = 4) in the complex (dark blue, solid, triangles) and simple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Pr="00C718B4">
        <w:rPr>
          <w:color w:val="auto"/>
        </w:rPr>
        <w:t xml:space="preserve"> and significantly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Pr="00C718B4">
        <w:rPr>
          <w:color w:val="auto"/>
        </w:rPr>
        <w:t xml:space="preserve"> and point color representing the measurement set for that year.</w:t>
      </w:r>
    </w:p>
    <w:p w14:paraId="23860684" w14:textId="3E2152D1" w:rsidR="008C4354" w:rsidRPr="00C718B4" w:rsidRDefault="008C4354" w:rsidP="008C4354">
      <w:pPr>
        <w:pStyle w:val="Heading2"/>
      </w:pPr>
      <w:bookmarkStart w:id="91" w:name="_Toc83115538"/>
      <w:r w:rsidRPr="00C718B4">
        <w:t xml:space="preserve">Rooting </w:t>
      </w:r>
      <w:del w:id="92" w:author="Virginia Nichols" w:date="2024-01-23T13:29:00Z">
        <w:r w:rsidRPr="00C718B4" w:rsidDel="00456B92">
          <w:delText>depth and root mass</w:delText>
        </w:r>
      </w:del>
      <w:bookmarkEnd w:id="91"/>
      <w:ins w:id="93" w:author="Virginia Nichols" w:date="2024-01-23T13:29:00Z">
        <w:r w:rsidR="00456B92">
          <w:t>depth</w:t>
        </w:r>
      </w:ins>
    </w:p>
    <w:p w14:paraId="7C56354B" w14:textId="651C8564" w:rsidR="00DD551E" w:rsidRDefault="008C4354" w:rsidP="00DD551E">
      <w:pPr>
        <w:pStyle w:val="Body"/>
        <w:rPr>
          <w:moveTo w:id="94" w:author="Virginia Nichols" w:date="2024-01-23T13:32:00Z"/>
        </w:rPr>
      </w:pPr>
      <w:r w:rsidRPr="00C718B4">
        <w:rPr>
          <w:color w:val="auto"/>
        </w:rPr>
        <w:t xml:space="preserve">The rooting depth of maize grown in the </w:t>
      </w:r>
      <w:r w:rsidR="00CD0A36">
        <w:rPr>
          <w:color w:val="auto"/>
        </w:rPr>
        <w:t>extended rotation</w:t>
      </w:r>
      <w:r w:rsidRPr="00C718B4">
        <w:rPr>
          <w:color w:val="auto"/>
        </w:rPr>
        <w:t xml:space="preserve">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w:t>
      </w:r>
      <w:ins w:id="95" w:author="Virginia Nichols" w:date="2024-01-23T13:33:00Z">
        <w:r w:rsidR="00DD551E" w:rsidRPr="00C718B4">
          <w:t>The maximum rooting depths in 2018 were shallow (~50 cm) due to an extremely wet year</w:t>
        </w:r>
        <w:r w:rsidR="00DD551E">
          <w:t xml:space="preserve"> (</w:t>
        </w:r>
        <w:r w:rsidR="00DD551E" w:rsidRPr="00F87EC2">
          <w:rPr>
            <w:b/>
            <w:bCs/>
          </w:rPr>
          <w:t>Figure 1</w:t>
        </w:r>
        <w:r w:rsidR="00DD551E">
          <w:t>)</w:t>
        </w:r>
        <w:r w:rsidR="00DD551E">
          <w:t xml:space="preserve"> that caused</w:t>
        </w:r>
        <w:r w:rsidR="00DD551E" w:rsidRPr="00C718B4">
          <w:t xml:space="preserve"> consistently shallow water tables as documented at a nearby experimental site (Ebrahimi et al. 2019).</w:t>
        </w:r>
        <w:r w:rsidR="00DD551E">
          <w:t xml:space="preserve"> </w:t>
        </w:r>
      </w:ins>
      <w:r w:rsidRPr="00C718B4">
        <w:rPr>
          <w:color w:val="auto"/>
        </w:rPr>
        <w:t xml:space="preserve">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w:t>
      </w:r>
      <w:ins w:id="96" w:author="Virginia Nichols" w:date="2024-01-23T13:34:00Z">
        <w:r w:rsidR="00DD551E">
          <w:rPr>
            <w:color w:val="auto"/>
          </w:rPr>
          <w:t xml:space="preserve">; </w:t>
        </w:r>
        <w:r w:rsidR="00DD551E" w:rsidRPr="00DD551E">
          <w:rPr>
            <w:b/>
            <w:bCs/>
            <w:color w:val="auto"/>
            <w:rPrChange w:id="97" w:author="Virginia Nichols" w:date="2024-01-23T13:34:00Z">
              <w:rPr>
                <w:color w:val="auto"/>
              </w:rPr>
            </w:rPrChange>
          </w:rPr>
          <w:t>Table S</w:t>
        </w:r>
      </w:ins>
      <w:ins w:id="98" w:author="Virginia Nichols" w:date="2024-01-24T10:58:00Z">
        <w:r w:rsidR="008C3EE9">
          <w:rPr>
            <w:b/>
            <w:bCs/>
            <w:color w:val="auto"/>
          </w:rPr>
          <w:t>1</w:t>
        </w:r>
      </w:ins>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 rotation</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p=0.19</w:t>
      </w:r>
      <w:del w:id="99" w:author="Virginia Nichols" w:date="2024-01-23T13:34:00Z">
        <w:r w:rsidRPr="00C718B4" w:rsidDel="00DD551E">
          <w:rPr>
            <w:color w:val="auto"/>
          </w:rPr>
          <w:delText xml:space="preserve">; </w:delText>
        </w:r>
        <w:r w:rsidRPr="00C718B4" w:rsidDel="00DD551E">
          <w:rPr>
            <w:b/>
            <w:bCs/>
            <w:color w:val="auto"/>
          </w:rPr>
          <w:delText>Table S</w:delText>
        </w:r>
        <w:r w:rsidR="00EC58E2" w:rsidRPr="00C718B4" w:rsidDel="00DD551E">
          <w:rPr>
            <w:b/>
            <w:bCs/>
            <w:color w:val="auto"/>
          </w:rPr>
          <w:delText>4</w:delText>
        </w:r>
      </w:del>
      <w:r w:rsidRPr="00C718B4">
        <w:rPr>
          <w:color w:val="auto"/>
        </w:rPr>
        <w:t>).</w:t>
      </w:r>
      <w:ins w:id="100" w:author="Virginia Nichols" w:date="2024-01-23T13:32:00Z">
        <w:r w:rsidR="00DD551E">
          <w:rPr>
            <w:color w:val="auto"/>
          </w:rPr>
          <w:t xml:space="preserve"> </w:t>
        </w:r>
      </w:ins>
      <w:moveToRangeStart w:id="101" w:author="Virginia Nichols" w:date="2024-01-23T13:32:00Z" w:name="move156909167"/>
      <w:moveTo w:id="102" w:author="Virginia Nichols" w:date="2024-01-23T13:32:00Z">
        <w:del w:id="103" w:author="Virginia Nichols" w:date="2024-01-23T13:33:00Z">
          <w:r w:rsidR="00DD551E" w:rsidRPr="00C718B4" w:rsidDel="00DD551E">
            <w:delText>The maximum rooting depths in 2018 were shallow (~50 cm) due to an extremely wet year</w:delText>
          </w:r>
          <w:r w:rsidR="00DD551E" w:rsidDel="00DD551E">
            <w:delText xml:space="preserve"> that caused</w:delText>
          </w:r>
          <w:r w:rsidR="00DD551E" w:rsidRPr="00C718B4" w:rsidDel="00DD551E">
            <w:delText xml:space="preserve"> consistently shallow water tables as documented at a nearby experimental site (Ebrahimi et al. 2019).</w:delText>
          </w:r>
        </w:del>
      </w:moveTo>
    </w:p>
    <w:moveToRangeEnd w:id="101"/>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4A264493">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4E35B67C"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(2-year, pink) and </w:t>
      </w:r>
      <w:r w:rsidR="00855F33">
        <w:rPr>
          <w:color w:val="auto"/>
        </w:rPr>
        <w:t xml:space="preserve">extended </w:t>
      </w:r>
      <w:r w:rsidRPr="00C718B4">
        <w:rPr>
          <w:color w:val="auto"/>
        </w:rPr>
        <w:t>(4-year, dark blue) rotations; points represent individual measurements, lines represent the non-linear model fits, italic text is the maize stage; model uncertainty is omitted for simplicity but is available in supplemental material; first points at 0 depth indicate maize planting date.</w:t>
      </w:r>
    </w:p>
    <w:p w14:paraId="39DD7EFD" w14:textId="5D54A1BB" w:rsidR="00456B92" w:rsidRDefault="00456B92" w:rsidP="00A63BF4">
      <w:pPr>
        <w:pStyle w:val="Heading2"/>
      </w:pPr>
      <w:r>
        <w:t>Root mass</w:t>
      </w:r>
    </w:p>
    <w:p w14:paraId="7B7CB0B7" w14:textId="09C0EB25"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 xml:space="preserve">753 kg </w:t>
      </w:r>
      <w:proofErr w:type="gramStart"/>
      <w:r w:rsidR="008C3EE9">
        <w:rPr>
          <w:color w:val="auto"/>
        </w:rPr>
        <w:t>ha-1</w:t>
      </w:r>
      <w:proofErr w:type="gramEnd"/>
      <w:r w:rsidR="008C3EE9">
        <w:rPr>
          <w:color w:val="auto"/>
        </w:rPr>
        <w:t>, with the extended rotation tending to have higher amounts (</w:t>
      </w:r>
      <w:r w:rsidR="008C3EE9" w:rsidRPr="00A63BF4">
        <w:rPr>
          <w:b/>
          <w:bCs/>
          <w:color w:val="auto"/>
        </w:rPr>
        <w:t>Table S2</w:t>
      </w:r>
      <w:r w:rsidR="008C3EE9">
        <w:rPr>
          <w:color w:val="auto"/>
        </w:rPr>
        <w:t xml:space="preserve">). </w:t>
      </w:r>
      <w:ins w:id="104" w:author="Virginia Nichols" w:date="2024-01-24T11:17:00Z">
        <w:r w:rsidR="00A63BF4">
          <w:rPr>
            <w:color w:val="auto"/>
          </w:rPr>
          <w:t xml:space="preserve">Year interactions were not significant, </w:t>
        </w:r>
      </w:ins>
      <w:del w:id="105" w:author="Virginia Nichols" w:date="2024-01-24T11:17:00Z">
        <w:r w:rsidR="000E54CB" w:rsidDel="00A63BF4">
          <w:rPr>
            <w:color w:val="auto"/>
          </w:rPr>
          <w:delText xml:space="preserve">There were no significant interactions with years, </w:delText>
        </w:r>
      </w:del>
      <w:r w:rsidR="008C4354" w:rsidRPr="00C718B4">
        <w:rPr>
          <w:color w:val="auto"/>
        </w:rPr>
        <w:t>(</w:t>
      </w:r>
      <w:commentRangeStart w:id="106"/>
      <w:r w:rsidR="008C4354" w:rsidRPr="00C718B4">
        <w:rPr>
          <w:b/>
          <w:bCs/>
          <w:color w:val="auto"/>
        </w:rPr>
        <w:t>Table S2</w:t>
      </w:r>
      <w:commentRangeEnd w:id="106"/>
      <w:r w:rsidR="00855F33">
        <w:rPr>
          <w:rStyle w:val="CommentReference"/>
          <w:rFonts w:eastAsiaTheme="minorHAnsi" w:cstheme="minorBidi"/>
          <w:color w:val="auto"/>
        </w:rPr>
        <w:commentReference w:id="106"/>
      </w:r>
      <w:r w:rsidR="008C4354" w:rsidRPr="00C718B4">
        <w:rPr>
          <w:color w:val="auto"/>
        </w:rPr>
        <w:t xml:space="preserve">), so results are presented as marginal estimates over years. At the 0-15 cm depth increment, the </w:t>
      </w:r>
      <w:r w:rsidR="008C4354" w:rsidRPr="00C718B4">
        <w:rPr>
          <w:color w:val="auto"/>
        </w:rPr>
        <w:lastRenderedPageBreak/>
        <w:t xml:space="preserve">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0E54CB">
        <w:rPr>
          <w:color w:val="auto"/>
        </w:rPr>
        <w:t xml:space="preserve">SE:110)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this resulted in the total root</w:t>
      </w:r>
      <w:r w:rsidR="000E54CB">
        <w:rPr>
          <w:color w:val="auto"/>
        </w:rPr>
        <w:t xml:space="preserve"> biomass of the two rotations being statistically equal. </w:t>
      </w:r>
      <w:r w:rsidR="00EB1F94" w:rsidRPr="00C718B4">
        <w:rPr>
          <w:color w:val="auto"/>
        </w:rPr>
        <w:t>Another study using in-growth root cores found maize added 480-560 kg ha</w:t>
      </w:r>
      <w:r w:rsidR="00EB1F94" w:rsidRPr="00EB1F94">
        <w:rPr>
          <w:color w:val="auto"/>
          <w:vertAlign w:val="superscript"/>
        </w:rPr>
        <w:t>-1</w:t>
      </w:r>
      <w:r w:rsidR="00EB1F94" w:rsidRPr="00C718B4">
        <w:rPr>
          <w:color w:val="auto"/>
        </w:rPr>
        <w:t xml:space="preserve"> in root material over the growing season in the top 30 cm of soil (Dietzel et al. 2017). These values are comparable to those found in our study (</w:t>
      </w:r>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3884D08B" w:rsidR="002D5FEB" w:rsidRPr="00C718B4" w:rsidRDefault="00E25846" w:rsidP="008C4354">
      <w:pPr>
        <w:pStyle w:val="NoSpacing"/>
        <w:keepNext/>
        <w:spacing w:line="480" w:lineRule="auto"/>
        <w:jc w:val="center"/>
      </w:pPr>
      <w:r>
        <w:rPr>
          <w:noProof/>
        </w:rPr>
        <w:drawing>
          <wp:inline distT="0" distB="0" distL="0" distR="0" wp14:anchorId="5A4130C6" wp14:editId="41757388">
            <wp:extent cx="5943600" cy="3533140"/>
            <wp:effectExtent l="0" t="0" r="0" b="0"/>
            <wp:docPr id="602330746"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746" name="Picture 12"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4AD9595F" w:rsidR="008C4354" w:rsidRPr="00C718B4" w:rsidRDefault="008C4354" w:rsidP="00CD18F7">
      <w:pPr>
        <w:pStyle w:val="CaptionSpecAPA"/>
        <w:spacing w:line="480" w:lineRule="auto"/>
        <w:rPr>
          <w:color w:val="auto"/>
        </w:rPr>
      </w:pPr>
      <w:bookmarkStart w:id="107" w:name="_Ref79573986"/>
      <w:bookmarkStart w:id="108" w:name="_Toc83115565"/>
      <w:r w:rsidRPr="00C718B4">
        <w:rPr>
          <w:color w:val="auto"/>
        </w:rPr>
        <w:t xml:space="preserve">Figure </w:t>
      </w:r>
      <w:bookmarkEnd w:id="107"/>
      <w:r w:rsidRPr="00C718B4">
        <w:rPr>
          <w:color w:val="auto"/>
        </w:rPr>
        <w:t xml:space="preserve">3. </w:t>
      </w:r>
      <w:ins w:id="109" w:author="Virginia Nichols" w:date="2024-01-23T13:51:00Z">
        <w:r w:rsidR="004C1B32">
          <w:rPr>
            <w:color w:val="auto"/>
          </w:rPr>
          <w:t xml:space="preserve">(Left) </w:t>
        </w:r>
      </w:ins>
      <w:r w:rsidR="002D5FEB">
        <w:rPr>
          <w:color w:val="auto"/>
        </w:rPr>
        <w:t xml:space="preserve">Possible ranges in </w:t>
      </w:r>
      <w:del w:id="110" w:author="Virginia Nichols" w:date="2024-01-23T13:50:00Z">
        <w:r w:rsidR="002D5FEB" w:rsidDel="004C1B32">
          <w:rPr>
            <w:color w:val="auto"/>
          </w:rPr>
          <w:delText xml:space="preserve"> </w:delText>
        </w:r>
      </w:del>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depending on assumed rate of decomposition of root mass present at planting (e.g. ‘background’ roots)</w:t>
      </w:r>
      <w:r w:rsidR="00CD18F7">
        <w:rPr>
          <w:color w:val="auto"/>
        </w:rPr>
        <w:t xml:space="preserve"> for </w:t>
      </w:r>
      <w:bookmarkEnd w:id="108"/>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w:t>
      </w:r>
      <w:del w:id="111" w:author="Virginia Nichols" w:date="2024-01-23T13:50:00Z">
        <w:r w:rsidRPr="00C718B4" w:rsidDel="004C1B32">
          <w:rPr>
            <w:color w:val="auto"/>
          </w:rPr>
          <w:delText xml:space="preserve">2-year rotation, </w:delText>
        </w:r>
      </w:del>
      <w:r w:rsidRPr="00C718B4">
        <w:rPr>
          <w:color w:val="auto"/>
        </w:rPr>
        <w:t xml:space="preserve">pink) and </w:t>
      </w:r>
      <w:r w:rsidR="00CD18F7">
        <w:rPr>
          <w:color w:val="auto"/>
        </w:rPr>
        <w:t>extended</w:t>
      </w:r>
      <w:r w:rsidR="00CD18F7" w:rsidRPr="00C718B4">
        <w:rPr>
          <w:color w:val="auto"/>
        </w:rPr>
        <w:t xml:space="preserve"> </w:t>
      </w:r>
      <w:r w:rsidRPr="00C718B4">
        <w:rPr>
          <w:color w:val="auto"/>
        </w:rPr>
        <w:t>(</w:t>
      </w:r>
      <w:del w:id="112" w:author="Virginia Nichols" w:date="2024-01-23T13:51:00Z">
        <w:r w:rsidRPr="00C718B4" w:rsidDel="004C1B32">
          <w:rPr>
            <w:color w:val="auto"/>
          </w:rPr>
          <w:delText xml:space="preserve">4-year rotation, </w:delText>
        </w:r>
      </w:del>
      <w:r w:rsidRPr="00C718B4">
        <w:rPr>
          <w:color w:val="auto"/>
        </w:rPr>
        <w:t xml:space="preserve">dark blue) </w:t>
      </w:r>
      <w:del w:id="113" w:author="Virginia Nichols" w:date="2024-01-23T13:51:00Z">
        <w:r w:rsidRPr="00C718B4" w:rsidDel="004C1B32">
          <w:rPr>
            <w:color w:val="auto"/>
          </w:rPr>
          <w:delText>systems</w:delText>
        </w:r>
        <w:r w:rsidR="00CD18F7" w:rsidDel="004C1B32">
          <w:rPr>
            <w:color w:val="auto"/>
          </w:rPr>
          <w:delText xml:space="preserve"> </w:delText>
        </w:r>
      </w:del>
      <w:ins w:id="114" w:author="Virginia Nichols" w:date="2024-01-23T13:51:00Z">
        <w:r w:rsidR="004C1B32">
          <w:rPr>
            <w:color w:val="auto"/>
          </w:rPr>
          <w:t xml:space="preserve">rotations </w:t>
        </w:r>
      </w:ins>
      <w:del w:id="115" w:author="Virginia Nichols" w:date="2024-01-23T13:51:00Z">
        <w:r w:rsidR="00CD18F7" w:rsidDel="004C1B32">
          <w:rPr>
            <w:color w:val="auto"/>
          </w:rPr>
          <w:delText xml:space="preserve">(left) </w:delText>
        </w:r>
      </w:del>
      <w:r w:rsidR="00CD18F7">
        <w:rPr>
          <w:color w:val="auto"/>
        </w:rPr>
        <w:t>separated by depth and (right) totals</w:t>
      </w:r>
      <w:del w:id="116" w:author="Virginia Nichols" w:date="2024-01-23T13:51:00Z">
        <w:r w:rsidR="00CD18F7" w:rsidDel="004C1B32">
          <w:rPr>
            <w:color w:val="auto"/>
          </w:rPr>
          <w:delText>.</w:delText>
        </w:r>
        <w:r w:rsidRPr="00C718B4" w:rsidDel="004C1B32">
          <w:rPr>
            <w:color w:val="auto"/>
          </w:rPr>
          <w:delText>.</w:delText>
        </w:r>
      </w:del>
      <w:ins w:id="117" w:author="Virginia Nichols" w:date="2024-01-23T13:51:00Z">
        <w:r w:rsidR="004C1B32">
          <w:rPr>
            <w:color w:val="auto"/>
          </w:rPr>
          <w:t xml:space="preserve"> root biomass ranges for 0-60 cm.</w:t>
        </w:r>
      </w:ins>
    </w:p>
    <w:p w14:paraId="7AED000A" w14:textId="77777777" w:rsidR="008C4354" w:rsidRPr="00C718B4" w:rsidRDefault="008C4354" w:rsidP="008C4354">
      <w:pPr>
        <w:pStyle w:val="Heading2"/>
      </w:pPr>
      <w:bookmarkStart w:id="118" w:name="_Toc83115539"/>
      <w:r w:rsidRPr="00C718B4">
        <w:t>Growth analysis</w:t>
      </w:r>
      <w:bookmarkEnd w:id="118"/>
    </w:p>
    <w:p w14:paraId="71277BC9" w14:textId="1B447B6F"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yields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xml:space="preserve">) was significantly earlier in the </w:t>
      </w:r>
      <w:r w:rsidR="000D38D5">
        <w:rPr>
          <w:color w:val="auto"/>
        </w:rPr>
        <w:lastRenderedPageBreak/>
        <w:t>extended rotation</w:t>
      </w:r>
      <w:r w:rsidRPr="00C718B4">
        <w:rPr>
          <w:color w:val="auto"/>
        </w:rPr>
        <w:t xml:space="preserve"> in 2013 (p = 0.05)</w:t>
      </w:r>
      <w:r w:rsidR="007E0F43">
        <w:rPr>
          <w:color w:val="auto"/>
        </w:rPr>
        <w:t xml:space="preserve"> and exhibited higher absolute growth rates compared to the short early in the season (before maximum growth rates were achieved; </w:t>
      </w:r>
      <w:r w:rsidR="007E0F43" w:rsidRPr="007E0F43">
        <w:rPr>
          <w:b/>
          <w:bCs/>
          <w:color w:val="auto"/>
        </w:rPr>
        <w:t>Figure S2</w:t>
      </w:r>
      <w:r w:rsidR="007E0F43">
        <w:rPr>
          <w:color w:val="auto"/>
        </w:rPr>
        <w:t xml:space="preserve">). Conversely, </w:t>
      </w:r>
      <w:proofErr w:type="spellStart"/>
      <w:r w:rsidR="007E0F43" w:rsidRPr="007E0F43">
        <w:rPr>
          <w:i/>
          <w:iCs/>
          <w:color w:val="auto"/>
        </w:rPr>
        <w:t>xmid</w:t>
      </w:r>
      <w:proofErr w:type="spellEnd"/>
      <w:r w:rsidR="007E0F43">
        <w:rPr>
          <w:color w:val="auto"/>
        </w:rPr>
        <w:t xml:space="preserve"> for the extended rotation occurred </w:t>
      </w:r>
      <w:r w:rsidRPr="00C718B4">
        <w:rPr>
          <w:color w:val="auto"/>
        </w:rPr>
        <w:t xml:space="preserve">significantly later </w:t>
      </w:r>
      <w:r w:rsidR="007E0F43">
        <w:rPr>
          <w:color w:val="auto"/>
        </w:rPr>
        <w:t xml:space="preserve">than for the short </w:t>
      </w:r>
      <w:r w:rsidRPr="00C718B4">
        <w:rPr>
          <w:color w:val="auto"/>
        </w:rPr>
        <w:t>in 2018 (p &lt; 0.01)</w:t>
      </w:r>
      <w:r w:rsidR="007E0F43">
        <w:rPr>
          <w:color w:val="auto"/>
        </w:rPr>
        <w:t xml:space="preserve"> and had higher absolute growth rates later in the season (after maximum growth rates were achieved). They were not significantly different in any other year.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were</w:t>
      </w:r>
      <w:r w:rsidR="007E0F43">
        <w:rPr>
          <w:color w:val="auto"/>
        </w:rPr>
        <w:t xml:space="preserve"> likewise</w:t>
      </w:r>
      <w:r w:rsidRPr="00C718B4">
        <w:rPr>
          <w:color w:val="auto"/>
        </w:rPr>
        <w:t xml:space="preserve"> not significantly different in any year.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77777777"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proofErr w:type="gramStart"/>
      <w:r>
        <w:rPr>
          <w:color w:val="auto"/>
        </w:rPr>
        <w:t>)</w:t>
      </w:r>
      <w:r w:rsidR="00EB1F94">
        <w:rPr>
          <w:color w:val="auto"/>
        </w:rPr>
        <w:t>, and</w:t>
      </w:r>
      <w:proofErr w:type="gramEnd"/>
      <w:r w:rsidR="00EB1F94">
        <w:rPr>
          <w:color w:val="auto"/>
        </w:rPr>
        <w:t xml:space="preserve"> produced inconclusive trends due to the variation produced by the assumptions leading to its calculation</w:t>
      </w:r>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w:t>
      </w:r>
      <w:r>
        <w:rPr>
          <w:color w:val="auto"/>
        </w:rPr>
        <w:t xml:space="preserve"> and driving questions</w:t>
      </w:r>
      <w:r w:rsidR="00AD4BFF" w:rsidRPr="00C718B4">
        <w:rPr>
          <w:color w:val="auto"/>
        </w:rPr>
        <w:t xml:space="preserve"> differed</w:t>
      </w:r>
      <w:r w:rsidR="00EB1F94">
        <w:rPr>
          <w:color w:val="auto"/>
        </w:rPr>
        <w:t>, and our total root biomasses are consistent with other studies that control for background root amounts (e.g. Dietzel et al. 2017).</w:t>
      </w:r>
      <w:r w:rsidR="00CF21C6" w:rsidRPr="00C718B4">
        <w:rPr>
          <w:color w:val="auto"/>
        </w:rPr>
        <w:t xml:space="preserve"> </w:t>
      </w:r>
    </w:p>
    <w:p w14:paraId="68BBCD7E" w14:textId="474D0118" w:rsidR="00EB1F94" w:rsidRPr="00C718B4" w:rsidRDefault="00EB1F94" w:rsidP="00EB1F94">
      <w:pPr>
        <w:pStyle w:val="CaptionSpecAPA"/>
        <w:spacing w:line="480" w:lineRule="auto"/>
        <w:rPr>
          <w:color w:val="auto"/>
        </w:rPr>
      </w:pPr>
      <w:bookmarkStart w:id="119" w:name="_Ref79574153"/>
      <w:bookmarkStart w:id="120" w:name="_Ref79574817"/>
      <w:bookmarkStart w:id="121" w:name="_Toc83115574"/>
      <w:r w:rsidRPr="00C718B4">
        <w:rPr>
          <w:color w:val="auto"/>
        </w:rPr>
        <w:t>Table 3</w:t>
      </w:r>
      <w:bookmarkEnd w:id="119"/>
      <w:r w:rsidRPr="00C718B4">
        <w:rPr>
          <w:color w:val="auto"/>
        </w:rPr>
        <w:t xml:space="preserve">. Summary of </w:t>
      </w:r>
      <w:r>
        <w:rPr>
          <w:color w:val="auto"/>
        </w:rPr>
        <w:t>extended rotation</w:t>
      </w:r>
      <w:r w:rsidRPr="00C718B4">
        <w:rPr>
          <w:color w:val="auto"/>
        </w:rPr>
        <w:t xml:space="preserve">’s </w:t>
      </w:r>
      <w:ins w:id="122" w:author="Virginia Nichols" w:date="2024-01-22T11:23:00Z">
        <w:r>
          <w:rPr>
            <w:color w:val="auto"/>
          </w:rPr>
          <w:t xml:space="preserve">maize characteristics relative </w:t>
        </w:r>
      </w:ins>
      <w:del w:id="123" w:author="Virginia Nichols" w:date="2024-01-22T11:23:00Z">
        <w:r w:rsidRPr="00C718B4" w:rsidDel="0051144D">
          <w:rPr>
            <w:color w:val="auto"/>
          </w:rPr>
          <w:delText>effects</w:delText>
        </w:r>
      </w:del>
      <w:ins w:id="124" w:author="Virginia Nichols" w:date="2024-01-22T11:23:00Z">
        <w:r>
          <w:rPr>
            <w:color w:val="auto"/>
          </w:rPr>
          <w:t xml:space="preserve"> to short rotation</w:t>
        </w:r>
      </w:ins>
      <w:ins w:id="125" w:author="Virginia Nichols" w:date="2024-01-22T11:24:00Z">
        <w:r>
          <w:rPr>
            <w:color w:val="auto"/>
          </w:rPr>
          <w:t>’s including</w:t>
        </w:r>
      </w:ins>
      <w:r w:rsidRPr="00C718B4">
        <w:rPr>
          <w:color w:val="auto"/>
        </w:rPr>
        <w:t xml:space="preserve"> </w:t>
      </w:r>
      <w:del w:id="126" w:author="Virginia Nichols" w:date="2024-01-22T11:24:00Z">
        <w:r w:rsidRPr="00C718B4" w:rsidDel="0051144D">
          <w:rPr>
            <w:color w:val="auto"/>
          </w:rPr>
          <w:delText xml:space="preserve">on </w:delText>
        </w:r>
      </w:del>
      <w:r w:rsidRPr="00C718B4">
        <w:rPr>
          <w:color w:val="auto"/>
        </w:rPr>
        <w:t>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del w:id="127" w:author="Virginia Nichols" w:date="2024-01-22T11:24:00Z">
        <w:r w:rsidRPr="00C718B4" w:rsidDel="0051144D">
          <w:rPr>
            <w:color w:val="auto"/>
          </w:rPr>
          <w:delText>rotation effect</w:delText>
        </w:r>
      </w:del>
      <w:bookmarkEnd w:id="120"/>
      <w:bookmarkEnd w:id="121"/>
      <w:ins w:id="128" w:author="Virginia Nichols" w:date="2024-01-22T11:24:00Z">
        <w:r>
          <w:rPr>
            <w:color w:val="auto"/>
          </w:rPr>
          <w:t>grain yield differentials</w:t>
        </w:r>
      </w:ins>
      <w:r>
        <w:rPr>
          <w:color w:val="auto"/>
        </w:rPr>
        <w:t xml:space="preserve">; ratios </w:t>
      </w:r>
      <w:ins w:id="129" w:author="Virginia Nichols" w:date="2024-01-22T11:25:00Z">
        <w:r>
          <w:rPr>
            <w:color w:val="auto"/>
          </w:rPr>
          <w:t xml:space="preserve">of values </w:t>
        </w:r>
      </w:ins>
      <w:r>
        <w:rPr>
          <w:color w:val="auto"/>
        </w:rPr>
        <w:t>are presented to simplify visual comparisons of rotation</w:t>
      </w:r>
      <w:r w:rsidR="00E54934">
        <w:rPr>
          <w:color w:val="auto"/>
        </w:rPr>
        <w:t>s</w:t>
      </w:r>
      <w:r>
        <w:rPr>
          <w:color w:val="auto"/>
        </w:rPr>
        <w:t xml:space="preserve"> </w:t>
      </w:r>
      <w:del w:id="130" w:author="Virginia Nichols" w:date="2024-01-22T11:25:00Z">
        <w:r w:rsidDel="0051144D">
          <w:rPr>
            <w:color w:val="auto"/>
          </w:rPr>
          <w:delText>values</w:delText>
        </w:r>
      </w:del>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Change w:id="131">
          <w:tblGrid>
            <w:gridCol w:w="681"/>
            <w:gridCol w:w="1811"/>
            <w:gridCol w:w="1777"/>
            <w:gridCol w:w="1397"/>
            <w:gridCol w:w="1622"/>
            <w:gridCol w:w="1622"/>
            <w:gridCol w:w="2077"/>
          </w:tblGrid>
        </w:tblGridChange>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87EC2">
            <w:pPr>
              <w:autoSpaceDE w:val="0"/>
              <w:autoSpaceDN w:val="0"/>
              <w:adjustRightInd w:val="0"/>
              <w:spacing w:before="0" w:after="0"/>
              <w:jc w:val="center"/>
              <w:rPr>
                <w:b/>
                <w:sz w:val="22"/>
              </w:rPr>
              <w:pPrChange w:id="132" w:author="Virginia Nichols" w:date="2024-01-22T11:22:00Z">
                <w:pPr>
                  <w:autoSpaceDE w:val="0"/>
                  <w:autoSpaceDN w:val="0"/>
                  <w:adjustRightInd w:val="0"/>
                  <w:spacing w:before="0" w:after="0"/>
                </w:pPr>
              </w:pPrChange>
            </w:pPr>
            <w:r w:rsidRPr="00C718B4">
              <w:rPr>
                <w:b/>
                <w:sz w:val="22"/>
              </w:rPr>
              <w:t>Year</w:t>
            </w:r>
          </w:p>
        </w:tc>
        <w:tc>
          <w:tcPr>
            <w:tcW w:w="1822" w:type="dxa"/>
            <w:tcBorders>
              <w:top w:val="single" w:sz="4" w:space="0" w:color="auto"/>
              <w:bottom w:val="single" w:sz="4" w:space="0" w:color="auto"/>
            </w:tcBorders>
            <w:vAlign w:val="center"/>
          </w:tcPr>
          <w:p w14:paraId="055901BD" w14:textId="77777777"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system 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t>Extended rotation’s maize maximum 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Timing of </w:t>
            </w:r>
            <w:r>
              <w:rPr>
                <w:b/>
                <w:sz w:val="22"/>
              </w:rPr>
              <w:t>extended rotation</w:t>
            </w:r>
            <w:r w:rsidRPr="00C718B4">
              <w:rPr>
                <w:b/>
                <w:sz w:val="22"/>
              </w:rPr>
              <w:t>’s maize 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77777777" w:rsidR="00EB1F94" w:rsidRPr="00C718B4" w:rsidRDefault="00EB1F94" w:rsidP="00F87EC2">
            <w:pPr>
              <w:jc w:val="center"/>
              <w:rPr>
                <w:b/>
                <w:sz w:val="22"/>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harvest index</w:t>
            </w:r>
          </w:p>
        </w:tc>
        <w:tc>
          <w:tcPr>
            <w:tcW w:w="1589" w:type="dxa"/>
            <w:tcBorders>
              <w:top w:val="single" w:sz="4" w:space="0" w:color="auto"/>
              <w:bottom w:val="single" w:sz="4" w:space="0" w:color="auto"/>
            </w:tcBorders>
            <w:shd w:val="clear" w:color="auto" w:fill="auto"/>
            <w:vAlign w:val="center"/>
          </w:tcPr>
          <w:p w14:paraId="778E0202" w14:textId="77777777" w:rsidR="00EB1F94" w:rsidRPr="00C718B4" w:rsidRDefault="00EB1F94" w:rsidP="00F87EC2">
            <w:pPr>
              <w:jc w:val="center"/>
              <w:rPr>
                <w:b/>
                <w:sz w:val="22"/>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lastRenderedPageBreak/>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87EC2">
        <w:tblPrEx>
          <w:tblW w:w="8910" w:type="dxa"/>
          <w:tblPrExChange w:id="133" w:author="Virginia Nichols" w:date="2024-01-22T11:25:00Z">
            <w:tblPrEx>
              <w:tblW w:w="10987" w:type="dxa"/>
            </w:tblPrEx>
          </w:tblPrExChange>
        </w:tblPrEx>
        <w:tc>
          <w:tcPr>
            <w:tcW w:w="8910" w:type="dxa"/>
            <w:gridSpan w:val="6"/>
            <w:tcBorders>
              <w:bottom w:val="single" w:sz="4" w:space="0" w:color="auto"/>
            </w:tcBorders>
            <w:tcPrChange w:id="134" w:author="Virginia Nichols" w:date="2024-01-22T11:25:00Z">
              <w:tcPr>
                <w:tcW w:w="10987" w:type="dxa"/>
                <w:gridSpan w:val="7"/>
                <w:tcBorders>
                  <w:bottom w:val="single" w:sz="4" w:space="0" w:color="auto"/>
                </w:tcBorders>
                <w:vAlign w:val="center"/>
              </w:tcPr>
            </w:tcPrChange>
          </w:tcPr>
          <w:p w14:paraId="282F120F" w14:textId="77777777" w:rsidR="00EB1F94" w:rsidRDefault="00EB1F94" w:rsidP="00F87EC2">
            <w:pPr>
              <w:spacing w:before="0" w:after="0"/>
              <w:rPr>
                <w:sz w:val="20"/>
              </w:rPr>
              <w:pPrChange w:id="135" w:author="Virginia Nichols" w:date="2024-01-22T11:25:00Z">
                <w:pPr>
                  <w:spacing w:after="0"/>
                </w:pPr>
              </w:pPrChange>
            </w:pPr>
            <w:r w:rsidRPr="00C43DF6">
              <w:rPr>
                <w:rFonts w:cs="Times New Roman"/>
                <w:sz w:val="26"/>
                <w:szCs w:val="26"/>
                <w:vertAlign w:val="superscript"/>
              </w:rPr>
              <w:t>†</w:t>
            </w:r>
            <w:del w:id="136" w:author="Virginia Nichols" w:date="2024-01-22T11:26:00Z">
              <w:r w:rsidRPr="00417372" w:rsidDel="0051144D">
                <w:rPr>
                  <w:rFonts w:cs="Times New Roman"/>
                  <w:sz w:val="20"/>
                </w:rPr>
                <w:delText>†</w:delText>
              </w:r>
            </w:del>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87EC2">
            <w:pPr>
              <w:spacing w:before="0" w:after="0"/>
              <w:rPr>
                <w:rFonts w:cs="Times New Roman"/>
                <w:sz w:val="20"/>
                <w:szCs w:val="20"/>
              </w:rPr>
              <w:pPrChange w:id="137" w:author="Virginia Nichols" w:date="2024-01-22T11:25:00Z">
                <w:pPr>
                  <w:spacing w:after="0"/>
                </w:pPr>
              </w:pPrChange>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87EC2">
            <w:pPr>
              <w:spacing w:before="0" w:after="0"/>
              <w:rPr>
                <w:sz w:val="20"/>
              </w:rPr>
              <w:pPrChange w:id="138" w:author="Virginia Nichols" w:date="2024-01-22T11:25:00Z">
                <w:pPr>
                  <w:spacing w:after="0"/>
                </w:pPr>
              </w:pPrChange>
            </w:pPr>
            <w:r w:rsidRPr="00C718B4">
              <w:rPr>
                <w:sz w:val="20"/>
              </w:rPr>
              <w:t xml:space="preserve">* </w:t>
            </w:r>
            <w:proofErr w:type="gramStart"/>
            <w:r w:rsidRPr="00C718B4">
              <w:rPr>
                <w:sz w:val="20"/>
              </w:rPr>
              <w:t>ns</w:t>
            </w:r>
            <w:proofErr w:type="gramEnd"/>
            <w:r w:rsidRPr="00C718B4">
              <w:rPr>
                <w:sz w:val="20"/>
              </w:rPr>
              <w:t>: not significant</w:t>
            </w:r>
            <w:r>
              <w:rPr>
                <w:sz w:val="20"/>
              </w:rPr>
              <w:t xml:space="preserve"> at p=0.05</w:t>
            </w:r>
          </w:p>
          <w:p w14:paraId="4052880E" w14:textId="77777777" w:rsidR="00EB1F94" w:rsidRPr="00C718B4" w:rsidRDefault="00EB1F94" w:rsidP="00F87EC2">
            <w:pPr>
              <w:spacing w:before="0" w:after="0"/>
              <w:rPr>
                <w:sz w:val="20"/>
              </w:rPr>
              <w:pPrChange w:id="139" w:author="Virginia Nichols" w:date="2024-01-22T11:25:00Z">
                <w:pPr>
                  <w:spacing w:after="0"/>
                </w:pPr>
              </w:pPrChange>
            </w:pPr>
            <w:r w:rsidRPr="00C718B4">
              <w:rPr>
                <w:sz w:val="20"/>
              </w:rPr>
              <w:t xml:space="preserve">- indicates </w:t>
            </w:r>
            <w:del w:id="140" w:author="Virginia Nichols" w:date="2024-01-19T15:27:00Z">
              <w:r w:rsidRPr="00C718B4" w:rsidDel="00C43DF6">
                <w:rPr>
                  <w:sz w:val="20"/>
                </w:rPr>
                <w:delText xml:space="preserve">no </w:delText>
              </w:r>
            </w:del>
            <w:ins w:id="141" w:author="Virginia Nichols" w:date="2024-01-19T15:27:00Z">
              <w:r>
                <w:rPr>
                  <w:sz w:val="20"/>
                </w:rPr>
                <w:t>those</w:t>
              </w:r>
              <w:r w:rsidRPr="00C718B4">
                <w:rPr>
                  <w:sz w:val="20"/>
                </w:rPr>
                <w:t xml:space="preserve"> </w:t>
              </w:r>
            </w:ins>
            <w:r w:rsidRPr="00C718B4">
              <w:rPr>
                <w:sz w:val="20"/>
              </w:rPr>
              <w:t>data w</w:t>
            </w:r>
            <w:del w:id="142" w:author="Virginia Nichols" w:date="2024-01-19T15:27:00Z">
              <w:r w:rsidRPr="00C718B4" w:rsidDel="00C43DF6">
                <w:rPr>
                  <w:sz w:val="20"/>
                </w:rPr>
                <w:delText>as</w:delText>
              </w:r>
            </w:del>
            <w:ins w:id="143" w:author="Virginia Nichols" w:date="2024-01-19T15:27:00Z">
              <w:r>
                <w:rPr>
                  <w:sz w:val="20"/>
                </w:rPr>
                <w:t>ere</w:t>
              </w:r>
            </w:ins>
            <w:r w:rsidRPr="00C718B4">
              <w:rPr>
                <w:sz w:val="20"/>
              </w:rPr>
              <w:t xml:space="preserve"> </w:t>
            </w:r>
            <w:ins w:id="144" w:author="Virginia Nichols" w:date="2024-01-19T15:27:00Z">
              <w:r>
                <w:rPr>
                  <w:sz w:val="20"/>
                </w:rPr>
                <w:t xml:space="preserve">not </w:t>
              </w:r>
            </w:ins>
            <w:r w:rsidRPr="00C718B4">
              <w:rPr>
                <w:sz w:val="20"/>
              </w:rPr>
              <w:t>collected that year</w:t>
            </w:r>
          </w:p>
          <w:p w14:paraId="393A4832" w14:textId="77777777" w:rsidR="00EB1F94" w:rsidRPr="00C718B4" w:rsidRDefault="00EB1F94" w:rsidP="00F87EC2">
            <w:pPr>
              <w:spacing w:before="0" w:line="480" w:lineRule="auto"/>
              <w:rPr>
                <w:sz w:val="22"/>
              </w:rPr>
              <w:pPrChange w:id="145" w:author="Virginia Nichols" w:date="2024-01-22T11:25:00Z">
                <w:pPr>
                  <w:spacing w:line="480" w:lineRule="auto"/>
                  <w:jc w:val="center"/>
                </w:pPr>
              </w:pPrChange>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146" w:name="_Toc83115540"/>
      <w:r w:rsidRPr="00C718B4">
        <w:t>Penetration resistance</w:t>
      </w:r>
      <w:bookmarkEnd w:id="146"/>
    </w:p>
    <w:p w14:paraId="758C5366" w14:textId="547675DD"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simple and </w:t>
      </w:r>
      <w:r w:rsidR="00CD0A36">
        <w:rPr>
          <w:color w:val="auto"/>
        </w:rPr>
        <w:t>extended rotation</w:t>
      </w:r>
      <w:r w:rsidRPr="00C718B4">
        <w:rPr>
          <w:color w:val="auto"/>
        </w:rPr>
        <w:t>s had mean penetration resistances of 0.7 and 0.6 MPa at planting, and 1.5 and 1.1 MPa at late season sampling, respectively. This corresponded to a 23 and 37% increase in resistance in</w:t>
      </w:r>
      <w:r w:rsidR="00CE16D3" w:rsidRPr="00C718B4">
        <w:rPr>
          <w:color w:val="auto"/>
        </w:rPr>
        <w:t xml:space="preserve"> the top 30 cm in</w:t>
      </w:r>
      <w:r w:rsidRPr="00C718B4">
        <w:rPr>
          <w:color w:val="auto"/>
        </w:rPr>
        <w:t xml:space="preserve"> the simple system at planting and late-season sampling, respectively. From 30 to 45 cm the complex system tended to have higher penetration resistance by an average of 15% regardless of year or sampling time (1.1 MPa/0.9 MPa at planting, and 1.7/1.4 MPa in the late season, respectively).   </w:t>
      </w:r>
    </w:p>
    <w:p w14:paraId="77F5CC17" w14:textId="7E11E670" w:rsidR="006E7291" w:rsidRDefault="006E7291" w:rsidP="007914EA">
      <w:pPr>
        <w:pStyle w:val="Body"/>
        <w:rPr>
          <w:color w:val="auto"/>
        </w:rPr>
      </w:pPr>
    </w:p>
    <w:p w14:paraId="73736942" w14:textId="77777777" w:rsidR="006E7291" w:rsidRPr="00C718B4" w:rsidRDefault="006E7291" w:rsidP="007914EA">
      <w:pPr>
        <w:pStyle w:val="Body"/>
        <w:rPr>
          <w:color w:val="auto"/>
        </w:rPr>
      </w:pPr>
    </w:p>
    <w:p w14:paraId="2165A94E" w14:textId="7C14C23E" w:rsidR="008C4354" w:rsidRPr="00C718B4" w:rsidRDefault="008C4354" w:rsidP="008C4354">
      <w:pPr>
        <w:pStyle w:val="Heading2"/>
      </w:pPr>
      <w:bookmarkStart w:id="147" w:name="_Toc83115541"/>
      <w:r w:rsidRPr="00C718B4">
        <w:t>Soil moisture</w:t>
      </w:r>
      <w:bookmarkEnd w:id="147"/>
      <w:r w:rsidR="00AA6268">
        <w:t xml:space="preserve"> and temperature</w:t>
      </w:r>
    </w:p>
    <w:p w14:paraId="541CCF7B" w14:textId="1C135DF7" w:rsidR="008C4354" w:rsidRPr="00C718B4" w:rsidRDefault="008C4354" w:rsidP="008C4354">
      <w:pPr>
        <w:pStyle w:val="Body"/>
        <w:rPr>
          <w:color w:val="auto"/>
        </w:rPr>
      </w:pPr>
      <w:r w:rsidRPr="00C718B4">
        <w:rPr>
          <w:color w:val="auto"/>
        </w:rPr>
        <w:t xml:space="preserve">In both years of measurement, the </w:t>
      </w:r>
      <w:r w:rsidR="0051144D">
        <w:rPr>
          <w:color w:val="auto"/>
        </w:rPr>
        <w:t xml:space="preserve">extended rotation’s </w:t>
      </w:r>
      <w:r w:rsidRPr="00C718B4">
        <w:rPr>
          <w:color w:val="auto"/>
        </w:rPr>
        <w:t>soil moisture at 15 cm depth was significantly lower</w:t>
      </w:r>
      <w:r w:rsidR="0064167A">
        <w:rPr>
          <w:color w:val="auto"/>
        </w:rPr>
        <w:t xml:space="preserve"> than in the </w:t>
      </w:r>
      <w:proofErr w:type="gramStart"/>
      <w:r w:rsidR="0064167A">
        <w:rPr>
          <w:color w:val="auto"/>
        </w:rPr>
        <w:t>short’s</w:t>
      </w:r>
      <w:proofErr w:type="gramEnd"/>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r w:rsidRPr="00C718B4">
        <w:rPr>
          <w:color w:val="auto"/>
        </w:rPr>
        <w:t>.</w:t>
      </w:r>
      <w:bookmarkStart w:id="148"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Pr="00C718B4" w:rsidRDefault="008C4354" w:rsidP="008C4354">
      <w:pPr>
        <w:pStyle w:val="Heading1"/>
      </w:pPr>
      <w:r w:rsidRPr="00C718B4">
        <w:t>Discussion</w:t>
      </w:r>
      <w:bookmarkEnd w:id="148"/>
    </w:p>
    <w:p w14:paraId="64E4897A" w14:textId="303E5DCC" w:rsidR="00770A37" w:rsidRDefault="00770A37" w:rsidP="00630FBD">
      <w:pPr>
        <w:pStyle w:val="Body"/>
        <w:rPr>
          <w:color w:val="auto"/>
        </w:rPr>
      </w:pPr>
      <w:r>
        <w:rPr>
          <w:color w:val="auto"/>
        </w:rPr>
        <w:t>Consistency of root characteristics</w:t>
      </w:r>
      <w:r w:rsidR="0064167A">
        <w:rPr>
          <w:color w:val="auto"/>
        </w:rPr>
        <w:t xml:space="preserve"> across years (cite Lazicki)</w:t>
      </w:r>
      <w:r>
        <w:rPr>
          <w:color w:val="auto"/>
        </w:rPr>
        <w:t xml:space="preserve">, </w:t>
      </w:r>
      <w:r w:rsidR="0064167A">
        <w:rPr>
          <w:color w:val="auto"/>
        </w:rPr>
        <w:t xml:space="preserve">they </w:t>
      </w:r>
      <w:r>
        <w:rPr>
          <w:color w:val="auto"/>
        </w:rPr>
        <w:t xml:space="preserve">occur independently of yield advantage. </w:t>
      </w:r>
      <w:r w:rsidR="0064167A">
        <w:rPr>
          <w:color w:val="auto"/>
        </w:rPr>
        <w:t xml:space="preserve">Posit it is a consistent difference, positions the plant to capture more resources when they are available in deeper soil layers? </w:t>
      </w:r>
      <w:r w:rsidR="00AA6268">
        <w:rPr>
          <w:color w:val="auto"/>
        </w:rPr>
        <w:t>Differences in roots</w:t>
      </w:r>
      <w:r>
        <w:rPr>
          <w:color w:val="auto"/>
        </w:rPr>
        <w:t xml:space="preserve"> not correlated with </w:t>
      </w:r>
      <w:r w:rsidR="00AA6268">
        <w:rPr>
          <w:color w:val="auto"/>
        </w:rPr>
        <w:t xml:space="preserve">differences in </w:t>
      </w:r>
      <w:r>
        <w:rPr>
          <w:color w:val="auto"/>
        </w:rPr>
        <w:t>penetration resistance</w:t>
      </w:r>
      <w:r w:rsidR="00AA6268">
        <w:rPr>
          <w:color w:val="auto"/>
        </w:rPr>
        <w:t xml:space="preserve">, soil moisture, or soil temperature. </w:t>
      </w:r>
    </w:p>
    <w:p w14:paraId="163E9FE6" w14:textId="4D418051" w:rsidR="00EB1F94" w:rsidRDefault="00EB1F94" w:rsidP="00630FBD">
      <w:pPr>
        <w:pStyle w:val="Body"/>
        <w:rPr>
          <w:color w:val="auto"/>
        </w:rPr>
      </w:pPr>
      <w:r>
        <w:rPr>
          <w:color w:val="auto"/>
        </w:rPr>
        <w:t>(Concerning root amounts)</w:t>
      </w:r>
      <w:r w:rsidRPr="00C718B4">
        <w:rPr>
          <w:color w:val="auto"/>
        </w:rPr>
        <w:t xml:space="preserve"> Another study using in-growth root cores found maize added 480-560 kg ha-1 in root material over the growing season in the top 30 cm of soil (Dietzel et al. 2017). These values are comparable to those found in our study (400-670 kg ha-1, Figure 3).</w:t>
      </w:r>
    </w:p>
    <w:p w14:paraId="7D648258" w14:textId="77777777" w:rsidR="00770A37" w:rsidRDefault="00770A37" w:rsidP="00630FBD">
      <w:pPr>
        <w:pStyle w:val="Body"/>
        <w:rPr>
          <w:color w:val="auto"/>
        </w:rPr>
      </w:pPr>
    </w:p>
    <w:p w14:paraId="7A224005" w14:textId="1F5F2B8E" w:rsidR="00770A37" w:rsidRDefault="00770A37" w:rsidP="00630FBD">
      <w:pPr>
        <w:pStyle w:val="Body"/>
        <w:rPr>
          <w:color w:val="auto"/>
        </w:rPr>
      </w:pPr>
      <w:r>
        <w:rPr>
          <w:color w:val="auto"/>
        </w:rPr>
        <w:t>In 2019</w:t>
      </w:r>
    </w:p>
    <w:p w14:paraId="21818A1F" w14:textId="538CAAC1" w:rsidR="00E54934" w:rsidRDefault="00E54934" w:rsidP="00630FBD">
      <w:pPr>
        <w:pStyle w:val="Body"/>
        <w:rPr>
          <w:color w:val="auto"/>
        </w:rPr>
      </w:pPr>
      <w:r>
        <w:rPr>
          <w:color w:val="auto"/>
        </w:rPr>
        <w:t xml:space="preserve">Extended rotation </w:t>
      </w:r>
      <w:r w:rsidR="00AC15BD">
        <w:rPr>
          <w:color w:val="auto"/>
        </w:rPr>
        <w:t xml:space="preserve">maize root mass and soil penetration relative to short rotation demonstrate </w:t>
      </w:r>
      <w:proofErr w:type="spellStart"/>
      <w:r w:rsidR="00AC15BD">
        <w:rPr>
          <w:color w:val="auto"/>
        </w:rPr>
        <w:t>mis</w:t>
      </w:r>
      <w:r>
        <w:rPr>
          <w:color w:val="auto"/>
        </w:rPr>
        <w:t>maize</w:t>
      </w:r>
      <w:proofErr w:type="spellEnd"/>
      <w:r>
        <w:rPr>
          <w:color w:val="auto"/>
        </w:rPr>
        <w:t xml:space="preserve"> values relative to short </w:t>
      </w:r>
      <w:proofErr w:type="gramStart"/>
      <w:r>
        <w:rPr>
          <w:color w:val="auto"/>
        </w:rPr>
        <w:t>rotation</w:t>
      </w:r>
      <w:proofErr w:type="gramEnd"/>
    </w:p>
    <w:tbl>
      <w:tblPr>
        <w:tblStyle w:val="TableGrid"/>
        <w:tblW w:w="0" w:type="auto"/>
        <w:tblLook w:val="04A0" w:firstRow="1" w:lastRow="0" w:firstColumn="1" w:lastColumn="0" w:noHBand="0" w:noVBand="1"/>
      </w:tblPr>
      <w:tblGrid>
        <w:gridCol w:w="2299"/>
        <w:gridCol w:w="2446"/>
        <w:gridCol w:w="2488"/>
        <w:gridCol w:w="2117"/>
      </w:tblGrid>
      <w:tr w:rsidR="00AC15BD" w14:paraId="38314E72" w14:textId="739FD1D4" w:rsidTr="00AC15BD">
        <w:tc>
          <w:tcPr>
            <w:tcW w:w="2299" w:type="dxa"/>
            <w:vAlign w:val="center"/>
          </w:tcPr>
          <w:p w14:paraId="0DE5B70B" w14:textId="044110D8" w:rsidR="00AC15BD" w:rsidRDefault="00AC15BD" w:rsidP="00AC15BD">
            <w:pPr>
              <w:pStyle w:val="Body"/>
              <w:ind w:firstLine="0"/>
              <w:jc w:val="center"/>
              <w:rPr>
                <w:color w:val="auto"/>
              </w:rPr>
            </w:pPr>
            <w:r>
              <w:rPr>
                <w:color w:val="auto"/>
              </w:rPr>
              <w:lastRenderedPageBreak/>
              <w:t>Soil depth</w:t>
            </w:r>
          </w:p>
        </w:tc>
        <w:tc>
          <w:tcPr>
            <w:tcW w:w="2446" w:type="dxa"/>
            <w:vAlign w:val="center"/>
          </w:tcPr>
          <w:p w14:paraId="40ABDE5D" w14:textId="2A944142" w:rsidR="00AC15BD" w:rsidRDefault="00AC15BD" w:rsidP="00AC15BD">
            <w:pPr>
              <w:pStyle w:val="Body"/>
              <w:ind w:firstLine="0"/>
              <w:jc w:val="center"/>
              <w:rPr>
                <w:color w:val="auto"/>
              </w:rPr>
            </w:pPr>
            <w:r>
              <w:rPr>
                <w:color w:val="auto"/>
              </w:rPr>
              <w:t>Roots</w:t>
            </w:r>
          </w:p>
        </w:tc>
        <w:tc>
          <w:tcPr>
            <w:tcW w:w="2488" w:type="dxa"/>
            <w:vAlign w:val="center"/>
          </w:tcPr>
          <w:p w14:paraId="1C7E668F" w14:textId="68A6DCD5" w:rsidR="00AC15BD" w:rsidRDefault="00AC15BD" w:rsidP="00AC15BD">
            <w:pPr>
              <w:pStyle w:val="Body"/>
              <w:ind w:firstLine="0"/>
              <w:jc w:val="center"/>
              <w:rPr>
                <w:color w:val="auto"/>
              </w:rPr>
            </w:pPr>
            <w:r>
              <w:rPr>
                <w:color w:val="auto"/>
              </w:rPr>
              <w:t>Soil penetration resistance</w:t>
            </w:r>
          </w:p>
        </w:tc>
        <w:tc>
          <w:tcPr>
            <w:tcW w:w="2117" w:type="dxa"/>
          </w:tcPr>
          <w:p w14:paraId="55419B24" w14:textId="754BC744" w:rsidR="00AC15BD" w:rsidRDefault="00AC15BD" w:rsidP="00AC15BD">
            <w:pPr>
              <w:pStyle w:val="Body"/>
              <w:ind w:firstLine="0"/>
              <w:jc w:val="center"/>
              <w:rPr>
                <w:color w:val="auto"/>
              </w:rPr>
            </w:pPr>
            <w:r>
              <w:rPr>
                <w:color w:val="auto"/>
              </w:rPr>
              <w:t>Soil moisture at planting</w:t>
            </w:r>
          </w:p>
        </w:tc>
      </w:tr>
      <w:tr w:rsidR="00AC15BD" w14:paraId="5ECD2C73" w14:textId="50E987EC" w:rsidTr="00AC15BD">
        <w:tc>
          <w:tcPr>
            <w:tcW w:w="2299" w:type="dxa"/>
            <w:vAlign w:val="center"/>
          </w:tcPr>
          <w:p w14:paraId="569B44BA" w14:textId="5C23967D" w:rsidR="00AC15BD" w:rsidRDefault="00AC15BD" w:rsidP="00AC15BD">
            <w:pPr>
              <w:pStyle w:val="Body"/>
              <w:ind w:firstLine="0"/>
              <w:jc w:val="center"/>
              <w:rPr>
                <w:color w:val="auto"/>
              </w:rPr>
            </w:pPr>
            <w:r>
              <w:rPr>
                <w:color w:val="auto"/>
              </w:rPr>
              <w:t>0-15 cm</w:t>
            </w:r>
          </w:p>
        </w:tc>
        <w:tc>
          <w:tcPr>
            <w:tcW w:w="2446" w:type="dxa"/>
            <w:vAlign w:val="center"/>
          </w:tcPr>
          <w:p w14:paraId="1DA88131" w14:textId="4EC2D926" w:rsidR="00AC15BD" w:rsidRDefault="00AC15BD" w:rsidP="00AC15BD">
            <w:pPr>
              <w:pStyle w:val="Body"/>
              <w:ind w:firstLine="0"/>
              <w:jc w:val="center"/>
              <w:rPr>
                <w:color w:val="auto"/>
              </w:rPr>
            </w:pPr>
            <w:r>
              <w:rPr>
                <w:color w:val="auto"/>
              </w:rPr>
              <w:t>Less roots</w:t>
            </w:r>
          </w:p>
        </w:tc>
        <w:tc>
          <w:tcPr>
            <w:tcW w:w="2488" w:type="dxa"/>
            <w:vAlign w:val="center"/>
          </w:tcPr>
          <w:p w14:paraId="647104AC" w14:textId="04282328" w:rsidR="00AC15BD" w:rsidRDefault="00AC15BD" w:rsidP="00AC15BD">
            <w:pPr>
              <w:pStyle w:val="Body"/>
              <w:ind w:firstLine="0"/>
              <w:jc w:val="center"/>
              <w:rPr>
                <w:color w:val="auto"/>
              </w:rPr>
            </w:pPr>
            <w:r>
              <w:rPr>
                <w:color w:val="auto"/>
              </w:rPr>
              <w:t>Less resistance</w:t>
            </w:r>
          </w:p>
        </w:tc>
        <w:tc>
          <w:tcPr>
            <w:tcW w:w="2117" w:type="dxa"/>
          </w:tcPr>
          <w:p w14:paraId="2A104C64" w14:textId="336F3C5C" w:rsidR="00AC15BD" w:rsidRDefault="00AC15BD" w:rsidP="00AC15BD">
            <w:pPr>
              <w:pStyle w:val="Body"/>
              <w:ind w:firstLine="0"/>
              <w:jc w:val="center"/>
              <w:rPr>
                <w:color w:val="auto"/>
              </w:rPr>
            </w:pPr>
            <w:r>
              <w:rPr>
                <w:color w:val="auto"/>
              </w:rPr>
              <w:t>Drier</w:t>
            </w:r>
          </w:p>
        </w:tc>
      </w:tr>
      <w:tr w:rsidR="00AC15BD" w14:paraId="5B1E3EA9" w14:textId="4E4F6222" w:rsidTr="00AC15BD">
        <w:tc>
          <w:tcPr>
            <w:tcW w:w="2299" w:type="dxa"/>
            <w:vAlign w:val="center"/>
          </w:tcPr>
          <w:p w14:paraId="002F1C2F" w14:textId="06E2C2C5" w:rsidR="00AC15BD" w:rsidRDefault="00AC15BD" w:rsidP="00AC15BD">
            <w:pPr>
              <w:pStyle w:val="Body"/>
              <w:ind w:firstLine="0"/>
              <w:jc w:val="center"/>
              <w:rPr>
                <w:color w:val="auto"/>
              </w:rPr>
            </w:pPr>
            <w:r>
              <w:rPr>
                <w:color w:val="auto"/>
              </w:rPr>
              <w:t>15-30 cm</w:t>
            </w:r>
          </w:p>
        </w:tc>
        <w:tc>
          <w:tcPr>
            <w:tcW w:w="2446" w:type="dxa"/>
            <w:vAlign w:val="center"/>
          </w:tcPr>
          <w:p w14:paraId="2A58F9D6" w14:textId="7199F94A" w:rsidR="00AC15BD" w:rsidRDefault="00AC15BD" w:rsidP="00AC15BD">
            <w:pPr>
              <w:pStyle w:val="Body"/>
              <w:ind w:firstLine="0"/>
              <w:jc w:val="center"/>
              <w:rPr>
                <w:color w:val="auto"/>
              </w:rPr>
            </w:pPr>
            <w:r>
              <w:rPr>
                <w:color w:val="auto"/>
              </w:rPr>
              <w:t>More roots</w:t>
            </w:r>
          </w:p>
        </w:tc>
        <w:tc>
          <w:tcPr>
            <w:tcW w:w="2488" w:type="dxa"/>
            <w:vAlign w:val="center"/>
          </w:tcPr>
          <w:p w14:paraId="32755A84" w14:textId="1A83DBBA" w:rsidR="00AC15BD" w:rsidRDefault="00AC15BD" w:rsidP="00AC15BD">
            <w:pPr>
              <w:pStyle w:val="Body"/>
              <w:ind w:firstLine="0"/>
              <w:jc w:val="center"/>
              <w:rPr>
                <w:color w:val="auto"/>
              </w:rPr>
            </w:pPr>
            <w:r>
              <w:rPr>
                <w:color w:val="auto"/>
              </w:rPr>
              <w:t>Less resistance</w:t>
            </w:r>
          </w:p>
        </w:tc>
        <w:tc>
          <w:tcPr>
            <w:tcW w:w="2117" w:type="dxa"/>
          </w:tcPr>
          <w:p w14:paraId="567488F8" w14:textId="59A9F1D8" w:rsidR="00AC15BD" w:rsidRDefault="00AC15BD" w:rsidP="00AC15BD">
            <w:pPr>
              <w:pStyle w:val="Body"/>
              <w:ind w:firstLine="0"/>
              <w:jc w:val="center"/>
              <w:rPr>
                <w:color w:val="auto"/>
              </w:rPr>
            </w:pPr>
            <w:r>
              <w:rPr>
                <w:color w:val="auto"/>
              </w:rPr>
              <w:t>Drier</w:t>
            </w:r>
          </w:p>
        </w:tc>
      </w:tr>
      <w:tr w:rsidR="00AC15BD" w14:paraId="5180265F" w14:textId="4FB76B08" w:rsidTr="00AC15BD">
        <w:tc>
          <w:tcPr>
            <w:tcW w:w="2299" w:type="dxa"/>
            <w:vAlign w:val="center"/>
          </w:tcPr>
          <w:p w14:paraId="3256C8E4" w14:textId="6AED4030" w:rsidR="00AC15BD" w:rsidRDefault="00AC15BD" w:rsidP="00AC15BD">
            <w:pPr>
              <w:pStyle w:val="Body"/>
              <w:ind w:firstLine="0"/>
              <w:jc w:val="center"/>
              <w:rPr>
                <w:color w:val="auto"/>
              </w:rPr>
            </w:pPr>
            <w:r>
              <w:rPr>
                <w:color w:val="auto"/>
              </w:rPr>
              <w:t>30-45 cm</w:t>
            </w:r>
          </w:p>
        </w:tc>
        <w:tc>
          <w:tcPr>
            <w:tcW w:w="2446" w:type="dxa"/>
            <w:vAlign w:val="center"/>
          </w:tcPr>
          <w:p w14:paraId="46659118" w14:textId="5DA75F7A" w:rsidR="00AC15BD" w:rsidRDefault="00AC15BD" w:rsidP="00AC15BD">
            <w:pPr>
              <w:pStyle w:val="Body"/>
              <w:ind w:firstLine="0"/>
              <w:jc w:val="center"/>
              <w:rPr>
                <w:color w:val="auto"/>
              </w:rPr>
            </w:pPr>
            <w:r>
              <w:rPr>
                <w:color w:val="auto"/>
              </w:rPr>
              <w:t>More roots</w:t>
            </w:r>
          </w:p>
        </w:tc>
        <w:tc>
          <w:tcPr>
            <w:tcW w:w="2488" w:type="dxa"/>
            <w:vAlign w:val="center"/>
          </w:tcPr>
          <w:p w14:paraId="417C1D63" w14:textId="3569893A" w:rsidR="00AC15BD" w:rsidRDefault="00AC15BD" w:rsidP="00AC15BD">
            <w:pPr>
              <w:pStyle w:val="Body"/>
              <w:ind w:firstLine="0"/>
              <w:jc w:val="center"/>
              <w:rPr>
                <w:color w:val="auto"/>
              </w:rPr>
            </w:pPr>
            <w:r>
              <w:rPr>
                <w:color w:val="auto"/>
              </w:rPr>
              <w:t>More resistance</w:t>
            </w:r>
          </w:p>
        </w:tc>
        <w:tc>
          <w:tcPr>
            <w:tcW w:w="2117" w:type="dxa"/>
          </w:tcPr>
          <w:p w14:paraId="4A92030C" w14:textId="77777777" w:rsidR="00AC15BD" w:rsidRDefault="00AC15BD" w:rsidP="00AC15BD">
            <w:pPr>
              <w:pStyle w:val="Body"/>
              <w:ind w:firstLine="0"/>
              <w:jc w:val="center"/>
              <w:rPr>
                <w:color w:val="auto"/>
              </w:rPr>
            </w:pPr>
          </w:p>
        </w:tc>
      </w:tr>
      <w:tr w:rsidR="00AC15BD" w14:paraId="330E9C41" w14:textId="5E8BC7D6" w:rsidTr="00AC15BD">
        <w:tc>
          <w:tcPr>
            <w:tcW w:w="2299" w:type="dxa"/>
            <w:vAlign w:val="center"/>
          </w:tcPr>
          <w:p w14:paraId="3C4CE853" w14:textId="5ECD1DF7" w:rsidR="00AC15BD" w:rsidRDefault="00AC15BD" w:rsidP="00AC15BD">
            <w:pPr>
              <w:pStyle w:val="Body"/>
              <w:ind w:firstLine="0"/>
              <w:jc w:val="center"/>
              <w:rPr>
                <w:color w:val="auto"/>
              </w:rPr>
            </w:pPr>
            <w:r>
              <w:rPr>
                <w:color w:val="auto"/>
              </w:rPr>
              <w:t>45-60 cm</w:t>
            </w:r>
          </w:p>
        </w:tc>
        <w:tc>
          <w:tcPr>
            <w:tcW w:w="2446" w:type="dxa"/>
            <w:vAlign w:val="center"/>
          </w:tcPr>
          <w:p w14:paraId="6D797B83" w14:textId="71DCD07F" w:rsidR="00AC15BD" w:rsidRDefault="00AC15BD" w:rsidP="00AC15BD">
            <w:pPr>
              <w:pStyle w:val="Body"/>
              <w:ind w:firstLine="0"/>
              <w:jc w:val="center"/>
              <w:rPr>
                <w:color w:val="auto"/>
              </w:rPr>
            </w:pPr>
            <w:r>
              <w:rPr>
                <w:color w:val="auto"/>
              </w:rPr>
              <w:t>More roots</w:t>
            </w:r>
          </w:p>
        </w:tc>
        <w:tc>
          <w:tcPr>
            <w:tcW w:w="2488" w:type="dxa"/>
            <w:vAlign w:val="center"/>
          </w:tcPr>
          <w:p w14:paraId="688435BE" w14:textId="54A45FAB" w:rsidR="00AC15BD" w:rsidRDefault="00AC15BD" w:rsidP="00AC15BD">
            <w:pPr>
              <w:pStyle w:val="Body"/>
              <w:ind w:firstLine="0"/>
              <w:jc w:val="center"/>
              <w:rPr>
                <w:color w:val="auto"/>
              </w:rPr>
            </w:pPr>
            <w:r>
              <w:rPr>
                <w:color w:val="auto"/>
              </w:rPr>
              <w:t>-</w:t>
            </w:r>
          </w:p>
        </w:tc>
        <w:tc>
          <w:tcPr>
            <w:tcW w:w="2117" w:type="dxa"/>
          </w:tcPr>
          <w:p w14:paraId="337E4CD6" w14:textId="77777777" w:rsidR="00AC15BD" w:rsidRDefault="00AC15BD" w:rsidP="00AC15BD">
            <w:pPr>
              <w:pStyle w:val="Body"/>
              <w:ind w:firstLine="0"/>
              <w:jc w:val="center"/>
              <w:rPr>
                <w:color w:val="auto"/>
              </w:rPr>
            </w:pPr>
          </w:p>
        </w:tc>
      </w:tr>
      <w:tr w:rsidR="00AC15BD" w14:paraId="597E1F39" w14:textId="0F567D65" w:rsidTr="00AC15BD">
        <w:tc>
          <w:tcPr>
            <w:tcW w:w="2299" w:type="dxa"/>
            <w:vAlign w:val="center"/>
          </w:tcPr>
          <w:p w14:paraId="76BF4783" w14:textId="3E216302" w:rsidR="00AC15BD" w:rsidRPr="00AC15BD" w:rsidRDefault="00AC15BD" w:rsidP="00AC15BD">
            <w:pPr>
              <w:pStyle w:val="Body"/>
              <w:ind w:firstLine="0"/>
              <w:jc w:val="center"/>
              <w:rPr>
                <w:i/>
                <w:iCs/>
                <w:color w:val="auto"/>
              </w:rPr>
            </w:pPr>
            <w:r w:rsidRPr="00AC15BD">
              <w:rPr>
                <w:i/>
                <w:iCs/>
                <w:color w:val="auto"/>
              </w:rPr>
              <w:t>+60 cm</w:t>
            </w:r>
          </w:p>
        </w:tc>
        <w:tc>
          <w:tcPr>
            <w:tcW w:w="2446" w:type="dxa"/>
            <w:vAlign w:val="center"/>
          </w:tcPr>
          <w:p w14:paraId="23275557" w14:textId="29A02EF7" w:rsidR="00AC15BD" w:rsidRPr="00AC15BD" w:rsidRDefault="00AC15BD" w:rsidP="00AC15BD">
            <w:pPr>
              <w:pStyle w:val="Body"/>
              <w:ind w:firstLine="0"/>
              <w:jc w:val="center"/>
              <w:rPr>
                <w:i/>
                <w:iCs/>
                <w:color w:val="auto"/>
              </w:rPr>
            </w:pPr>
            <w:r w:rsidRPr="00AC15BD">
              <w:rPr>
                <w:i/>
                <w:iCs/>
                <w:color w:val="auto"/>
              </w:rPr>
              <w:t>Maximum rooting depths</w:t>
            </w:r>
          </w:p>
        </w:tc>
        <w:tc>
          <w:tcPr>
            <w:tcW w:w="2488" w:type="dxa"/>
            <w:vAlign w:val="center"/>
          </w:tcPr>
          <w:p w14:paraId="3701C20C" w14:textId="2237A195" w:rsidR="00AC15BD" w:rsidRPr="00AC15BD" w:rsidRDefault="00AC15BD" w:rsidP="00AC15BD">
            <w:pPr>
              <w:pStyle w:val="Body"/>
              <w:ind w:firstLine="0"/>
              <w:jc w:val="center"/>
              <w:rPr>
                <w:i/>
                <w:iCs/>
                <w:color w:val="auto"/>
              </w:rPr>
            </w:pPr>
            <w:r w:rsidRPr="00AC15BD">
              <w:rPr>
                <w:i/>
                <w:iCs/>
                <w:color w:val="auto"/>
              </w:rPr>
              <w:t>-</w:t>
            </w:r>
          </w:p>
        </w:tc>
        <w:tc>
          <w:tcPr>
            <w:tcW w:w="2117" w:type="dxa"/>
          </w:tcPr>
          <w:p w14:paraId="04154265" w14:textId="77777777" w:rsidR="00AC15BD" w:rsidRPr="00AC15BD" w:rsidRDefault="00AC15BD" w:rsidP="00AC15BD">
            <w:pPr>
              <w:pStyle w:val="Body"/>
              <w:ind w:firstLine="0"/>
              <w:jc w:val="center"/>
              <w:rPr>
                <w:i/>
                <w:iCs/>
                <w:color w:val="auto"/>
              </w:rPr>
            </w:pPr>
          </w:p>
        </w:tc>
      </w:tr>
    </w:tbl>
    <w:p w14:paraId="440C32AE" w14:textId="77777777" w:rsidR="00EB1F94" w:rsidRDefault="00EB1F94" w:rsidP="00630FBD">
      <w:pPr>
        <w:pStyle w:val="Body"/>
        <w:rPr>
          <w:color w:val="auto"/>
        </w:rPr>
      </w:pPr>
    </w:p>
    <w:p w14:paraId="7FF106DB" w14:textId="28A7AFB3" w:rsidR="0051144D" w:rsidRDefault="00804554" w:rsidP="00630FBD">
      <w:pPr>
        <w:pStyle w:val="Body"/>
        <w:rPr>
          <w:ins w:id="149" w:author="Virginia Nichols" w:date="2024-01-22T11:32:00Z"/>
          <w:color w:val="auto"/>
        </w:rPr>
      </w:pPr>
      <w:r>
        <w:rPr>
          <w:color w:val="auto"/>
        </w:rPr>
        <w:t>Compared to maize grown in a short rotation, w</w:t>
      </w:r>
      <w:r w:rsidR="00EC1E90">
        <w:rPr>
          <w:color w:val="auto"/>
        </w:rPr>
        <w:t xml:space="preserve">e found </w:t>
      </w:r>
      <w:r>
        <w:rPr>
          <w:color w:val="auto"/>
        </w:rPr>
        <w:t xml:space="preserve">maize grown in the extended rotation had equal or higher grain yields, </w:t>
      </w:r>
      <w:ins w:id="150" w:author="Virginia Nichols" w:date="2024-01-22T11:31:00Z">
        <w:r w:rsidR="00630FBD">
          <w:rPr>
            <w:color w:val="auto"/>
          </w:rPr>
          <w:t xml:space="preserve">consistently </w:t>
        </w:r>
      </w:ins>
      <w:r>
        <w:rPr>
          <w:color w:val="auto"/>
        </w:rPr>
        <w:t>deeper maximum rooting depths, and</w:t>
      </w:r>
      <w:ins w:id="151" w:author="Virginia Nichols" w:date="2024-01-22T11:32:00Z">
        <w:r w:rsidR="00630FBD">
          <w:rPr>
            <w:color w:val="auto"/>
          </w:rPr>
          <w:t xml:space="preserve"> </w:t>
        </w:r>
      </w:ins>
      <w:del w:id="152" w:author="Virginia Nichols" w:date="2024-01-22T11:32:00Z">
        <w:r w:rsidDel="00630FBD">
          <w:rPr>
            <w:color w:val="auto"/>
          </w:rPr>
          <w:delText xml:space="preserve"> </w:delText>
        </w:r>
      </w:del>
      <w:r w:rsidR="00CE047D">
        <w:rPr>
          <w:color w:val="auto"/>
        </w:rPr>
        <w:t xml:space="preserve">a root system that was </w:t>
      </w:r>
      <w:r>
        <w:rPr>
          <w:color w:val="auto"/>
        </w:rPr>
        <w:t xml:space="preserve">more evenly distributed </w:t>
      </w:r>
      <w:r w:rsidR="00CE047D">
        <w:rPr>
          <w:color w:val="auto"/>
        </w:rPr>
        <w:t xml:space="preserve">from </w:t>
      </w:r>
      <w:r>
        <w:rPr>
          <w:color w:val="auto"/>
        </w:rPr>
        <w:t xml:space="preserve">0-60 cm. </w:t>
      </w:r>
      <w:r w:rsidR="008C4354" w:rsidRPr="00C718B4">
        <w:rPr>
          <w:color w:val="auto"/>
        </w:rPr>
        <w:t xml:space="preserve">While our data do not establish direct cause-effect relationships, </w:t>
      </w:r>
      <w:r w:rsidR="00CE047D">
        <w:rPr>
          <w:color w:val="auto"/>
        </w:rPr>
        <w:t>w</w:t>
      </w:r>
      <w:r w:rsidR="00CE047D" w:rsidRPr="00C718B4">
        <w:rPr>
          <w:color w:val="auto"/>
        </w:rPr>
        <w:t xml:space="preserve">e posit that the </w:t>
      </w:r>
      <w:r w:rsidR="00CE047D">
        <w:rPr>
          <w:color w:val="auto"/>
        </w:rPr>
        <w:t>‘steeper and deeper’ root architecture exhibited</w:t>
      </w:r>
      <w:r w:rsidR="00CE047D" w:rsidRPr="00C718B4">
        <w:rPr>
          <w:color w:val="auto"/>
        </w:rPr>
        <w:t xml:space="preserve"> in the </w:t>
      </w:r>
      <w:r w:rsidR="00CE047D">
        <w:rPr>
          <w:color w:val="auto"/>
        </w:rPr>
        <w:t>extended rotation</w:t>
      </w:r>
      <w:r w:rsidR="00CE047D" w:rsidRPr="00C718B4">
        <w:rPr>
          <w:color w:val="auto"/>
        </w:rPr>
        <w:t xml:space="preserve"> does not guarantee higher maize yields, but rather it increases the likelihood the plant can withstand certain unfavorable growing conditions</w:t>
      </w:r>
      <w:r w:rsidR="00CE047D">
        <w:rPr>
          <w:color w:val="auto"/>
        </w:rPr>
        <w:t xml:space="preserve">. </w:t>
      </w:r>
    </w:p>
    <w:p w14:paraId="1541C075" w14:textId="4A4AF41D" w:rsidR="00630FBD" w:rsidRDefault="00630FBD" w:rsidP="00630FBD">
      <w:pPr>
        <w:pStyle w:val="Body"/>
        <w:rPr>
          <w:color w:val="auto"/>
        </w:rPr>
      </w:pPr>
      <w:ins w:id="153" w:author="Virginia Nichols" w:date="2024-01-22T11:32:00Z">
        <w:r>
          <w:rPr>
            <w:color w:val="auto"/>
          </w:rPr>
          <w:t>The reasons for the ‘steeper and deeper’ root archi</w:t>
        </w:r>
      </w:ins>
      <w:ins w:id="154" w:author="Virginia Nichols" w:date="2024-01-22T11:33:00Z">
        <w:r>
          <w:rPr>
            <w:color w:val="auto"/>
          </w:rPr>
          <w:t xml:space="preserve">tecture are not clear. </w:t>
        </w:r>
      </w:ins>
    </w:p>
    <w:p w14:paraId="5A5A9874" w14:textId="6A9CC74E" w:rsidR="008C4354" w:rsidRDefault="009C5888" w:rsidP="008C4354">
      <w:pPr>
        <w:pStyle w:val="Body"/>
        <w:rPr>
          <w:ins w:id="155" w:author="Virginia Nichols" w:date="2024-01-22T13:59:00Z"/>
          <w:color w:val="auto"/>
        </w:rPr>
      </w:pPr>
      <w:r>
        <w:rPr>
          <w:color w:val="auto"/>
        </w:rPr>
        <w:t xml:space="preserve">The </w:t>
      </w:r>
      <w:r w:rsidR="00622171">
        <w:rPr>
          <w:color w:val="auto"/>
        </w:rPr>
        <w:t xml:space="preserve">deeper maximum rooting depth in the extended rotation was consistent across three years, with one </w:t>
      </w:r>
      <w:ins w:id="156" w:author="Virginia Nichols" w:date="2024-01-22T11:29:00Z">
        <w:r w:rsidR="00630FBD">
          <w:rPr>
            <w:color w:val="auto"/>
          </w:rPr>
          <w:t xml:space="preserve">of those </w:t>
        </w:r>
      </w:ins>
      <w:r w:rsidR="00622171">
        <w:rPr>
          <w:color w:val="auto"/>
        </w:rPr>
        <w:t>year</w:t>
      </w:r>
      <w:ins w:id="157" w:author="Virginia Nichols" w:date="2024-01-22T11:29:00Z">
        <w:r w:rsidR="00630FBD">
          <w:rPr>
            <w:color w:val="auto"/>
          </w:rPr>
          <w:t>s</w:t>
        </w:r>
      </w:ins>
      <w:r w:rsidR="00622171">
        <w:rPr>
          <w:color w:val="auto"/>
        </w:rPr>
        <w:t xml:space="preserve"> </w:t>
      </w:r>
      <w:r>
        <w:rPr>
          <w:color w:val="auto"/>
        </w:rPr>
        <w:t xml:space="preserve">(2018) </w:t>
      </w:r>
      <w:r w:rsidR="00622171">
        <w:rPr>
          <w:color w:val="auto"/>
        </w:rPr>
        <w:t xml:space="preserve">exhibiting </w:t>
      </w:r>
      <w:r>
        <w:rPr>
          <w:color w:val="auto"/>
        </w:rPr>
        <w:t xml:space="preserve">the highest </w:t>
      </w:r>
      <w:r w:rsidR="00622171">
        <w:rPr>
          <w:color w:val="auto"/>
        </w:rPr>
        <w:t xml:space="preserve">yield differential between the two rotations observed </w:t>
      </w:r>
      <w:r>
        <w:rPr>
          <w:color w:val="auto"/>
        </w:rPr>
        <w:t xml:space="preserve">(&gt;2 Mg </w:t>
      </w:r>
      <w:proofErr w:type="gramStart"/>
      <w:r>
        <w:rPr>
          <w:color w:val="auto"/>
        </w:rPr>
        <w:t>ha</w:t>
      </w:r>
      <w:r w:rsidRPr="000D38D5">
        <w:rPr>
          <w:color w:val="auto"/>
          <w:vertAlign w:val="superscript"/>
        </w:rPr>
        <w:t>-1</w:t>
      </w:r>
      <w:proofErr w:type="gramEnd"/>
      <w:r>
        <w:rPr>
          <w:color w:val="auto"/>
        </w:rPr>
        <w:t xml:space="preserve">), and two years (2019, 2020) when there was no yield differential. </w:t>
      </w:r>
      <w:r w:rsidR="00622171">
        <w:rPr>
          <w:color w:val="auto"/>
        </w:rPr>
        <w:t xml:space="preserve">While the root distribution measurements (2019, 2020) both occurred in years without a yield differential, root measurements taken at this site in 2009 likewise showed higher root densities in the short rotation maize in the top 0-10 cm compared to the extended rotation </w:t>
      </w:r>
      <w:proofErr w:type="gramStart"/>
      <w:r w:rsidR="00622171">
        <w:rPr>
          <w:color w:val="auto"/>
        </w:rPr>
        <w:lastRenderedPageBreak/>
        <w:t>maize, and</w:t>
      </w:r>
      <w:proofErr w:type="gramEnd"/>
      <w:r w:rsidR="00622171">
        <w:rPr>
          <w:color w:val="auto"/>
        </w:rPr>
        <w:t xml:space="preserve"> coincided with a year exhibiting a significant yield differential (Lazicki et al. 2016, </w:t>
      </w:r>
      <w:r w:rsidR="0025150E" w:rsidRPr="000D38D5">
        <w:rPr>
          <w:b/>
          <w:bCs/>
          <w:color w:val="auto"/>
        </w:rPr>
        <w:t>Figure S6</w:t>
      </w:r>
      <w:r w:rsidR="00622171">
        <w:rPr>
          <w:color w:val="auto"/>
        </w:rPr>
        <w:t xml:space="preserve">). Combined, these data suggest the differences in root distributions and maximum rooting depths are consistent across years. </w:t>
      </w:r>
      <w:r w:rsidR="00CE047D">
        <w:rPr>
          <w:color w:val="auto"/>
        </w:rPr>
        <w:t>However, the</w:t>
      </w:r>
      <w:r w:rsidRPr="00C718B4">
        <w:rPr>
          <w:color w:val="auto"/>
        </w:rPr>
        <w:t xml:space="preserve"> timing of the maize growth advantage</w:t>
      </w:r>
      <w:r w:rsidR="00622171">
        <w:rPr>
          <w:color w:val="auto"/>
        </w:rPr>
        <w:t>, when it occurred,</w:t>
      </w:r>
      <w:r w:rsidRPr="00C718B4">
        <w:rPr>
          <w:color w:val="auto"/>
        </w:rPr>
        <w:t xml:space="preserve"> was not consistent across years (</w:t>
      </w:r>
      <w:r w:rsidRPr="00C43DF6">
        <w:rPr>
          <w:b/>
          <w:bCs/>
          <w:color w:val="auto"/>
        </w:rPr>
        <w:t>Table 3</w:t>
      </w:r>
      <w:r w:rsidRPr="00C718B4">
        <w:rPr>
          <w:color w:val="auto"/>
        </w:rPr>
        <w:t>)</w:t>
      </w:r>
      <w:r w:rsidR="00CE047D">
        <w:rPr>
          <w:color w:val="auto"/>
        </w:rPr>
        <w:t xml:space="preserve">. This </w:t>
      </w:r>
      <w:r w:rsidR="00622171">
        <w:rPr>
          <w:color w:val="auto"/>
        </w:rPr>
        <w:t>suggest</w:t>
      </w:r>
      <w:r w:rsidR="00CE047D">
        <w:rPr>
          <w:color w:val="auto"/>
        </w:rPr>
        <w:t>s</w:t>
      </w:r>
      <w:r w:rsidR="00622171">
        <w:rPr>
          <w:color w:val="auto"/>
        </w:rPr>
        <w:t xml:space="preserve"> </w:t>
      </w:r>
      <w:r w:rsidRPr="00C718B4">
        <w:rPr>
          <w:color w:val="auto"/>
        </w:rPr>
        <w:t>the ‘</w:t>
      </w:r>
      <w:r>
        <w:rPr>
          <w:color w:val="auto"/>
        </w:rPr>
        <w:t xml:space="preserve">steeper and </w:t>
      </w:r>
      <w:r w:rsidRPr="00C718B4">
        <w:rPr>
          <w:color w:val="auto"/>
        </w:rPr>
        <w:t xml:space="preserve">deeper’ root layout in the </w:t>
      </w:r>
      <w:r>
        <w:rPr>
          <w:color w:val="auto"/>
        </w:rPr>
        <w:t>extended rotation</w:t>
      </w:r>
      <w:r w:rsidRPr="00C718B4">
        <w:rPr>
          <w:color w:val="auto"/>
        </w:rPr>
        <w:t xml:space="preserve"> provided resilience against unfavorable growing conditions, regardless of the timing, leading to increased resource acquisition and significantly higher grain yields in some years.</w:t>
      </w:r>
      <w:del w:id="158" w:author="Virginia Nichols" w:date="2024-01-22T11:29:00Z">
        <w:r w:rsidR="00CE047D" w:rsidDel="00630FBD">
          <w:rPr>
            <w:color w:val="auto"/>
          </w:rPr>
          <w:delText xml:space="preserve"> </w:delText>
        </w:r>
        <w:r w:rsidR="008C4354" w:rsidRPr="00C718B4" w:rsidDel="00630FBD">
          <w:rPr>
            <w:color w:val="auto"/>
          </w:rPr>
          <w:delText>.</w:delText>
        </w:r>
      </w:del>
      <w:r w:rsidR="008C4354" w:rsidRPr="00C718B4">
        <w:rPr>
          <w:color w:val="auto"/>
        </w:rPr>
        <w:t xml:space="preserve"> Our study suggests this is a ‘no-cost’ benefit, as evidenced by the maize grown in the </w:t>
      </w:r>
      <w:r w:rsidR="00EC1E90">
        <w:rPr>
          <w:color w:val="auto"/>
        </w:rPr>
        <w:t>extended rotation</w:t>
      </w:r>
      <w:r w:rsidR="008C4354" w:rsidRPr="00C718B4">
        <w:rPr>
          <w:color w:val="auto"/>
        </w:rPr>
        <w:t xml:space="preserve"> achieving equal or higher grain yields compared to the maize grown in the </w:t>
      </w:r>
      <w:r w:rsidR="00622171">
        <w:rPr>
          <w:color w:val="auto"/>
        </w:rPr>
        <w:t>short rotation</w:t>
      </w:r>
      <w:r w:rsidR="008C4354" w:rsidRPr="00C718B4">
        <w:rPr>
          <w:color w:val="auto"/>
        </w:rPr>
        <w:t xml:space="preserve"> (</w:t>
      </w:r>
      <w:r w:rsidR="008C4354" w:rsidRPr="00C718B4">
        <w:rPr>
          <w:b/>
          <w:bCs/>
          <w:color w:val="auto"/>
        </w:rPr>
        <w:t>Figure 1</w:t>
      </w:r>
      <w:r w:rsidR="008C4354" w:rsidRPr="00C718B4">
        <w:rPr>
          <w:color w:val="auto"/>
        </w:rPr>
        <w:t xml:space="preserve">). While our dataset is not conclusive, it provides novel information that enriches our knowledge base on the rotation effect. </w:t>
      </w:r>
    </w:p>
    <w:p w14:paraId="1ADFF591" w14:textId="77777777" w:rsidR="006D20E4" w:rsidRPr="00C718B4" w:rsidRDefault="006D20E4" w:rsidP="006D20E4">
      <w:pPr>
        <w:pStyle w:val="Body"/>
        <w:rPr>
          <w:ins w:id="159" w:author="Virginia Nichols" w:date="2024-01-22T13:59:00Z"/>
          <w:color w:val="auto"/>
        </w:rPr>
      </w:pPr>
      <w:ins w:id="160" w:author="Virginia Nichols" w:date="2024-01-22T13:59:00Z">
        <w:r w:rsidRPr="00C718B4">
          <w:rPr>
            <w:color w:val="auto"/>
          </w:rPr>
          <w:t xml:space="preserve">The causes for the deeper and </w:t>
        </w:r>
        <w:r>
          <w:rPr>
            <w:color w:val="auto"/>
          </w:rPr>
          <w:t>steeper</w:t>
        </w:r>
        <w:r w:rsidRPr="00C718B4">
          <w:rPr>
            <w:color w:val="auto"/>
          </w:rPr>
          <w:t xml:space="preserve"> root investments in the </w:t>
        </w:r>
        <w:r>
          <w:rPr>
            <w:color w:val="auto"/>
          </w:rPr>
          <w:t>extended rotation</w:t>
        </w:r>
        <w:r w:rsidRPr="00C718B4">
          <w:rPr>
            <w:color w:val="auto"/>
          </w:rPr>
          <w:t xml:space="preserve"> cannot be discerned from this study alone, and might be physical, chemical, or biological. The root legacy of the crop preceding maize may impact the maize’s root distribution. One study using mini-rhizotrons showed that when a maize crop followed an alfalfa crop, the maize root distribution closely mimicked the alfalfa root distribution, with 41% of the maize roots following old alfalfa root channels (</w:t>
        </w:r>
        <w:proofErr w:type="spellStart"/>
        <w:r w:rsidRPr="00C718B4">
          <w:rPr>
            <w:color w:val="auto"/>
          </w:rPr>
          <w:t>Rasse</w:t>
        </w:r>
        <w:proofErr w:type="spellEnd"/>
        <w:r w:rsidRPr="00C718B4">
          <w:rPr>
            <w:color w:val="auto"/>
          </w:rPr>
          <w:t xml:space="preserve"> et al. 1998). Alfalfa root systems tend to be deeper than maize, with estimated maximum rooting depths of 177 cm compared to 118 cm (Fan et al. 2016). Therefore, even with moldboard plowing (20-25 cm depth) used in our study, there would be intact decaying alfalfa root channels that the maize roots may have followed. Furthermore, decayed alfalfa roots can increase soil water infiltration (Guo et al. 2019), which could lead to better drainage and contribute to the lower soil moisture levels seen in the </w:t>
        </w:r>
        <w:r>
          <w:rPr>
            <w:color w:val="auto"/>
          </w:rPr>
          <w:t>extended rotation</w:t>
        </w:r>
        <w:r w:rsidRPr="00C718B4">
          <w:rPr>
            <w:color w:val="auto"/>
          </w:rPr>
          <w:t xml:space="preserve"> early in the season. </w:t>
        </w:r>
      </w:ins>
    </w:p>
    <w:p w14:paraId="07971788" w14:textId="77777777" w:rsidR="006D20E4" w:rsidRDefault="006D20E4" w:rsidP="008C4354">
      <w:pPr>
        <w:pStyle w:val="Body"/>
        <w:rPr>
          <w:ins w:id="161" w:author="Virginia Nichols" w:date="2024-01-22T11:30:00Z"/>
          <w:color w:val="auto"/>
        </w:rPr>
      </w:pPr>
    </w:p>
    <w:p w14:paraId="37B48507" w14:textId="66B61384" w:rsidR="00B13597" w:rsidRDefault="00630FBD" w:rsidP="00630FBD">
      <w:pPr>
        <w:pStyle w:val="Body"/>
        <w:rPr>
          <w:ins w:id="162" w:author="Virginia Nichols" w:date="2024-01-22T12:04:00Z"/>
          <w:color w:val="auto"/>
        </w:rPr>
      </w:pPr>
      <w:ins w:id="163" w:author="Virginia Nichols" w:date="2024-01-22T11:30:00Z">
        <w:r>
          <w:rPr>
            <w:color w:val="auto"/>
          </w:rPr>
          <w:lastRenderedPageBreak/>
          <w:t xml:space="preserve">The reasons for the deeper and steeper root architecture are not clear. </w:t>
        </w:r>
      </w:ins>
      <w:ins w:id="164" w:author="Virginia Nichols" w:date="2024-01-22T11:33:00Z">
        <w:r w:rsidRPr="00C718B4">
          <w:rPr>
            <w:color w:val="auto"/>
          </w:rPr>
          <w:t>Previous work has shown the depth to the water table is associated with differences in maize root distributions (Nichols et al. 2019)</w:t>
        </w:r>
      </w:ins>
      <w:ins w:id="165" w:author="Virginia Nichols" w:date="2024-01-22T13:14:00Z">
        <w:r w:rsidR="00AB2E8A">
          <w:rPr>
            <w:color w:val="auto"/>
          </w:rPr>
          <w:t xml:space="preserve">, but in </w:t>
        </w:r>
      </w:ins>
      <w:ins w:id="166" w:author="Virginia Nichols" w:date="2024-01-22T11:35:00Z">
        <w:r w:rsidRPr="00C718B4">
          <w:rPr>
            <w:color w:val="auto"/>
          </w:rPr>
          <w:t xml:space="preserve">the present study, we measured water table heights in two plots in 2019 (unpublished data) and found the rotation treatment had no discernible effect on water table dynamics, indicating the differences in root distributions between the treatments were not due to differences in the depth to the water table. </w:t>
        </w:r>
        <w:r>
          <w:rPr>
            <w:color w:val="auto"/>
          </w:rPr>
          <w:t>V</w:t>
        </w:r>
      </w:ins>
      <w:ins w:id="167" w:author="Virginia Nichols" w:date="2024-01-22T11:33:00Z">
        <w:r>
          <w:rPr>
            <w:color w:val="auto"/>
          </w:rPr>
          <w:t>arious aspects of the extended rotation have been shown to impact rooting dynamics</w:t>
        </w:r>
      </w:ins>
      <w:ins w:id="168" w:author="Virginia Nichols" w:date="2024-01-22T13:16:00Z">
        <w:r w:rsidR="002F0A30">
          <w:rPr>
            <w:color w:val="auto"/>
          </w:rPr>
          <w:t xml:space="preserve">, including </w:t>
        </w:r>
      </w:ins>
      <w:ins w:id="169" w:author="Virginia Nichols" w:date="2024-01-22T11:33:00Z">
        <w:r>
          <w:rPr>
            <w:color w:val="auto"/>
          </w:rPr>
          <w:t>deeper tillage</w:t>
        </w:r>
      </w:ins>
      <w:ins w:id="170" w:author="Virginia Nichols" w:date="2024-01-22T11:34:00Z">
        <w:r>
          <w:rPr>
            <w:color w:val="auto"/>
          </w:rPr>
          <w:t xml:space="preserve"> (XX), </w:t>
        </w:r>
      </w:ins>
      <w:ins w:id="171" w:author="Virginia Nichols" w:date="2024-01-22T13:16:00Z">
        <w:r w:rsidR="00AB2E8A">
          <w:rPr>
            <w:color w:val="auto"/>
          </w:rPr>
          <w:t xml:space="preserve">inorganic sources of nitrogen (Thorup?), </w:t>
        </w:r>
      </w:ins>
      <w:ins w:id="172" w:author="Virginia Nichols" w:date="2024-01-22T11:34:00Z">
        <w:r>
          <w:rPr>
            <w:color w:val="auto"/>
          </w:rPr>
          <w:t xml:space="preserve">decayed alfalfa root channels (XX), and XX. </w:t>
        </w:r>
      </w:ins>
      <w:ins w:id="173" w:author="Virginia Nichols" w:date="2024-01-22T11:37:00Z">
        <w:r>
          <w:rPr>
            <w:color w:val="auto"/>
          </w:rPr>
          <w:t>Previous work has shown soil carbon</w:t>
        </w:r>
      </w:ins>
      <w:ins w:id="174" w:author="Virginia Nichols" w:date="2024-01-22T11:45:00Z">
        <w:r w:rsidR="00F565EC">
          <w:rPr>
            <w:color w:val="auto"/>
          </w:rPr>
          <w:t xml:space="preserve"> (Lazicki et al. 2016</w:t>
        </w:r>
      </w:ins>
      <w:ins w:id="175" w:author="Virginia Nichols" w:date="2024-01-22T11:46:00Z">
        <w:r w:rsidR="00F565EC">
          <w:rPr>
            <w:color w:val="auto"/>
          </w:rPr>
          <w:t>)</w:t>
        </w:r>
      </w:ins>
      <w:ins w:id="176" w:author="Virginia Nichols" w:date="2024-01-22T11:37:00Z">
        <w:r>
          <w:rPr>
            <w:color w:val="auto"/>
          </w:rPr>
          <w:t>, microbial activity</w:t>
        </w:r>
      </w:ins>
      <w:ins w:id="177" w:author="Virginia Nichols" w:date="2024-01-22T11:45:00Z">
        <w:r w:rsidR="00F565EC">
          <w:rPr>
            <w:color w:val="auto"/>
          </w:rPr>
          <w:t xml:space="preserve"> (King and </w:t>
        </w:r>
        <w:proofErr w:type="spellStart"/>
        <w:r w:rsidR="00F565EC">
          <w:rPr>
            <w:color w:val="auto"/>
          </w:rPr>
          <w:t>Hofmockel</w:t>
        </w:r>
        <w:proofErr w:type="spellEnd"/>
        <w:r w:rsidR="00F565EC">
          <w:rPr>
            <w:color w:val="auto"/>
          </w:rPr>
          <w:t xml:space="preserve"> 2017)</w:t>
        </w:r>
      </w:ins>
      <w:ins w:id="178" w:author="Virginia Nichols" w:date="2024-01-22T11:37:00Z">
        <w:r>
          <w:rPr>
            <w:color w:val="auto"/>
          </w:rPr>
          <w:t xml:space="preserve">, and nitrogen </w:t>
        </w:r>
      </w:ins>
      <w:ins w:id="179" w:author="Virginia Nichols" w:date="2024-01-22T11:48:00Z">
        <w:r w:rsidR="00F565EC">
          <w:rPr>
            <w:color w:val="auto"/>
          </w:rPr>
          <w:t>(</w:t>
        </w:r>
        <w:proofErr w:type="spellStart"/>
        <w:r w:rsidR="00F565EC">
          <w:rPr>
            <w:color w:val="auto"/>
          </w:rPr>
          <w:t>Osterholz</w:t>
        </w:r>
        <w:proofErr w:type="spellEnd"/>
        <w:r w:rsidR="00F565EC">
          <w:rPr>
            <w:color w:val="auto"/>
          </w:rPr>
          <w:t xml:space="preserve"> et al. 2018) </w:t>
        </w:r>
      </w:ins>
      <w:ins w:id="180" w:author="Virginia Nichols" w:date="2024-01-22T11:37:00Z">
        <w:r>
          <w:rPr>
            <w:color w:val="auto"/>
          </w:rPr>
          <w:t xml:space="preserve">are more evenly distributed through the </w:t>
        </w:r>
      </w:ins>
      <w:ins w:id="181" w:author="Virginia Nichols" w:date="2024-01-22T11:44:00Z">
        <w:r w:rsidR="00F565EC">
          <w:rPr>
            <w:color w:val="auto"/>
          </w:rPr>
          <w:t xml:space="preserve">0-20 cm </w:t>
        </w:r>
      </w:ins>
      <w:ins w:id="182" w:author="Virginia Nichols" w:date="2024-01-22T11:37:00Z">
        <w:r>
          <w:rPr>
            <w:color w:val="auto"/>
          </w:rPr>
          <w:t>soil profile in the extended rotation</w:t>
        </w:r>
      </w:ins>
      <w:ins w:id="183" w:author="Virginia Nichols" w:date="2024-01-22T12:03:00Z">
        <w:r w:rsidR="00B13597">
          <w:rPr>
            <w:color w:val="auto"/>
          </w:rPr>
          <w:t>. While this may partially explain the differences in root distributions we observed</w:t>
        </w:r>
        <w:proofErr w:type="gramStart"/>
        <w:r w:rsidR="00B13597">
          <w:rPr>
            <w:color w:val="auto"/>
          </w:rPr>
          <w:t xml:space="preserve">, </w:t>
        </w:r>
      </w:ins>
      <w:ins w:id="184" w:author="Virginia Nichols" w:date="2024-01-22T12:04:00Z">
        <w:r w:rsidR="00B13597">
          <w:rPr>
            <w:color w:val="auto"/>
          </w:rPr>
          <w:t>.</w:t>
        </w:r>
        <w:proofErr w:type="gramEnd"/>
        <w:r w:rsidR="00B13597">
          <w:rPr>
            <w:color w:val="auto"/>
          </w:rPr>
          <w:t xml:space="preserve"> </w:t>
        </w:r>
      </w:ins>
    </w:p>
    <w:p w14:paraId="2A31C9E1" w14:textId="77777777" w:rsidR="00B13597" w:rsidRDefault="00B13597" w:rsidP="00630FBD">
      <w:pPr>
        <w:pStyle w:val="Body"/>
        <w:rPr>
          <w:ins w:id="185" w:author="Virginia Nichols" w:date="2024-01-22T12:04:00Z"/>
          <w:color w:val="auto"/>
        </w:rPr>
      </w:pPr>
    </w:p>
    <w:p w14:paraId="05A2A8E2" w14:textId="77777777" w:rsidR="00B13597" w:rsidRDefault="00B13597" w:rsidP="00630FBD">
      <w:pPr>
        <w:pStyle w:val="Body"/>
        <w:rPr>
          <w:ins w:id="186" w:author="Virginia Nichols" w:date="2024-01-22T12:04:00Z"/>
          <w:color w:val="auto"/>
        </w:rPr>
      </w:pPr>
      <w:ins w:id="187" w:author="Virginia Nichols" w:date="2024-01-22T12:04:00Z">
        <w:r>
          <w:rPr>
            <w:color w:val="auto"/>
          </w:rPr>
          <w:t xml:space="preserve">Microbes in the </w:t>
        </w:r>
      </w:ins>
    </w:p>
    <w:p w14:paraId="650EAD2C" w14:textId="1DC3BA80" w:rsidR="00B13597" w:rsidRDefault="00B13597" w:rsidP="00630FBD">
      <w:pPr>
        <w:pStyle w:val="Body"/>
        <w:rPr>
          <w:ins w:id="188" w:author="Virginia Nichols" w:date="2024-01-22T13:25:00Z"/>
          <w:color w:val="auto"/>
        </w:rPr>
      </w:pPr>
      <w:ins w:id="189" w:author="Virginia Nichols" w:date="2024-01-22T12:05:00Z">
        <w:r>
          <w:rPr>
            <w:color w:val="auto"/>
          </w:rPr>
          <w:t xml:space="preserve">A previous study took soil from the top </w:t>
        </w:r>
      </w:ins>
      <w:ins w:id="190" w:author="Virginia Nichols" w:date="2024-01-22T12:11:00Z">
        <w:r w:rsidR="003F1B67">
          <w:rPr>
            <w:color w:val="auto"/>
          </w:rPr>
          <w:t>2</w:t>
        </w:r>
      </w:ins>
      <w:ins w:id="191" w:author="Virginia Nichols" w:date="2024-01-22T12:05:00Z">
        <w:r>
          <w:rPr>
            <w:color w:val="auto"/>
          </w:rPr>
          <w:t xml:space="preserve">0 cm of each rotation, </w:t>
        </w:r>
      </w:ins>
      <w:ins w:id="192" w:author="Virginia Nichols" w:date="2024-01-22T12:11:00Z">
        <w:r w:rsidR="003F1B67">
          <w:rPr>
            <w:color w:val="auto"/>
          </w:rPr>
          <w:t xml:space="preserve">homogenized the soil, </w:t>
        </w:r>
      </w:ins>
      <w:ins w:id="193" w:author="Virginia Nichols" w:date="2024-01-22T12:05:00Z">
        <w:r>
          <w:rPr>
            <w:color w:val="auto"/>
          </w:rPr>
          <w:t xml:space="preserve">and grew maize </w:t>
        </w:r>
      </w:ins>
      <w:ins w:id="194" w:author="Virginia Nichols" w:date="2024-01-22T13:07:00Z">
        <w:r w:rsidR="00AB2E8A">
          <w:rPr>
            <w:color w:val="auto"/>
          </w:rPr>
          <w:t>for 21 days</w:t>
        </w:r>
      </w:ins>
      <w:ins w:id="195" w:author="Virginia Nichols" w:date="2024-01-22T13:08:00Z">
        <w:r w:rsidR="00AB2E8A">
          <w:rPr>
            <w:color w:val="auto"/>
          </w:rPr>
          <w:t xml:space="preserve"> </w:t>
        </w:r>
      </w:ins>
      <w:ins w:id="196" w:author="Virginia Nichols" w:date="2024-01-22T12:06:00Z">
        <w:r>
          <w:rPr>
            <w:color w:val="auto"/>
          </w:rPr>
          <w:t>(Bay et al.</w:t>
        </w:r>
      </w:ins>
      <w:ins w:id="197" w:author="Virginia Nichols" w:date="2024-01-22T12:08:00Z">
        <w:r>
          <w:rPr>
            <w:color w:val="auto"/>
          </w:rPr>
          <w:t xml:space="preserve"> 2021). They found </w:t>
        </w:r>
      </w:ins>
      <w:ins w:id="198" w:author="Virginia Nichols" w:date="2024-01-22T13:09:00Z">
        <w:r w:rsidR="00AB2E8A">
          <w:rPr>
            <w:color w:val="auto"/>
          </w:rPr>
          <w:t xml:space="preserve">that </w:t>
        </w:r>
      </w:ins>
      <w:ins w:id="199" w:author="Virginia Nichols" w:date="2024-01-22T12:08:00Z">
        <w:r>
          <w:rPr>
            <w:color w:val="auto"/>
          </w:rPr>
          <w:t xml:space="preserve">even in the homogenized soil, the </w:t>
        </w:r>
      </w:ins>
      <w:ins w:id="200" w:author="Virginia Nichols" w:date="2024-01-22T13:10:00Z">
        <w:r w:rsidR="00AB2E8A">
          <w:rPr>
            <w:color w:val="auto"/>
          </w:rPr>
          <w:t xml:space="preserve">maize grown in the extended rotation soil had </w:t>
        </w:r>
      </w:ins>
      <w:ins w:id="201" w:author="Virginia Nichols" w:date="2024-01-22T13:12:00Z">
        <w:r w:rsidR="00AB2E8A">
          <w:rPr>
            <w:color w:val="auto"/>
          </w:rPr>
          <w:t>a</w:t>
        </w:r>
      </w:ins>
      <w:ins w:id="202" w:author="Virginia Nichols" w:date="2024-01-22T13:11:00Z">
        <w:r w:rsidR="00AB2E8A">
          <w:rPr>
            <w:color w:val="auto"/>
          </w:rPr>
          <w:t xml:space="preserve"> </w:t>
        </w:r>
      </w:ins>
      <w:ins w:id="203" w:author="Virginia Nichols" w:date="2024-01-22T13:10:00Z">
        <w:r w:rsidR="00AB2E8A">
          <w:rPr>
            <w:color w:val="auto"/>
          </w:rPr>
          <w:t xml:space="preserve">maximum rooting depth </w:t>
        </w:r>
      </w:ins>
      <w:ins w:id="204" w:author="Virginia Nichols" w:date="2024-01-22T13:09:00Z">
        <w:r w:rsidR="00AB2E8A">
          <w:rPr>
            <w:color w:val="auto"/>
          </w:rPr>
          <w:t>~30% deeper</w:t>
        </w:r>
      </w:ins>
      <w:ins w:id="205" w:author="Virginia Nichols" w:date="2024-01-22T13:12:00Z">
        <w:r w:rsidR="00AB2E8A">
          <w:rPr>
            <w:color w:val="auto"/>
          </w:rPr>
          <w:t xml:space="preserve"> compared to the maize grown in the short rotation soil</w:t>
        </w:r>
      </w:ins>
      <w:ins w:id="206" w:author="Virginia Nichols" w:date="2024-01-22T13:24:00Z">
        <w:r w:rsidR="002F0A30">
          <w:rPr>
            <w:color w:val="auto"/>
          </w:rPr>
          <w:t xml:space="preserve">, as well as </w:t>
        </w:r>
        <w:r w:rsidR="002F0A30">
          <w:rPr>
            <w:color w:val="auto"/>
          </w:rPr>
          <w:t xml:space="preserve">significantly thinner </w:t>
        </w:r>
        <w:r w:rsidR="002F0A30">
          <w:rPr>
            <w:color w:val="auto"/>
          </w:rPr>
          <w:t>but</w:t>
        </w:r>
        <w:r w:rsidR="002F0A30">
          <w:rPr>
            <w:color w:val="auto"/>
          </w:rPr>
          <w:t xml:space="preserve"> more numerous roots, with</w:t>
        </w:r>
      </w:ins>
      <w:ins w:id="207" w:author="Virginia Nichols" w:date="2024-01-22T13:12:00Z">
        <w:r w:rsidR="00AB2E8A">
          <w:rPr>
            <w:color w:val="auto"/>
          </w:rPr>
          <w:t>.</w:t>
        </w:r>
      </w:ins>
      <w:ins w:id="208" w:author="Virginia Nichols" w:date="2024-01-22T13:17:00Z">
        <w:r w:rsidR="002F0A30">
          <w:rPr>
            <w:color w:val="auto"/>
          </w:rPr>
          <w:t xml:space="preserve"> </w:t>
        </w:r>
      </w:ins>
    </w:p>
    <w:p w14:paraId="0A1D9DEA" w14:textId="1637F10B" w:rsidR="002F0A30" w:rsidRDefault="002F0A30" w:rsidP="00630FBD">
      <w:pPr>
        <w:pStyle w:val="Body"/>
        <w:rPr>
          <w:ins w:id="209" w:author="Virginia Nichols" w:date="2024-01-22T12:08:00Z"/>
          <w:color w:val="auto"/>
        </w:rPr>
      </w:pPr>
      <w:ins w:id="210" w:author="Virginia Nichols" w:date="2024-01-22T13:25:00Z">
        <w:r>
          <w:rPr>
            <w:color w:val="auto"/>
          </w:rPr>
          <w:t xml:space="preserve">This suggests that while physical characteristics such as decaying alfalfa root pores may be contributing to the deeper </w:t>
        </w:r>
      </w:ins>
      <w:ins w:id="211" w:author="Virginia Nichols" w:date="2024-01-22T13:26:00Z">
        <w:r>
          <w:rPr>
            <w:color w:val="auto"/>
          </w:rPr>
          <w:t xml:space="preserve">root systems in the extended rotation, biological </w:t>
        </w:r>
      </w:ins>
      <w:proofErr w:type="gramStart"/>
      <w:ins w:id="212" w:author="Virginia Nichols" w:date="2024-01-22T13:58:00Z">
        <w:r w:rsidR="006D20E4">
          <w:rPr>
            <w:color w:val="auto"/>
          </w:rPr>
          <w:t>factors</w:t>
        </w:r>
        <w:proofErr w:type="gramEnd"/>
        <w:r w:rsidR="006D20E4">
          <w:rPr>
            <w:color w:val="auto"/>
          </w:rPr>
          <w:t xml:space="preserve"> </w:t>
        </w:r>
      </w:ins>
    </w:p>
    <w:p w14:paraId="0E0A4BA3" w14:textId="77777777" w:rsidR="00B13597" w:rsidRDefault="00B13597" w:rsidP="00630FBD">
      <w:pPr>
        <w:pStyle w:val="Body"/>
        <w:rPr>
          <w:ins w:id="213" w:author="Virginia Nichols" w:date="2024-01-22T12:08:00Z"/>
          <w:color w:val="auto"/>
        </w:rPr>
      </w:pPr>
    </w:p>
    <w:p w14:paraId="677881C8" w14:textId="2EBC6F65" w:rsidR="00630FBD" w:rsidRDefault="00B13597" w:rsidP="00630FBD">
      <w:pPr>
        <w:pStyle w:val="Body"/>
        <w:rPr>
          <w:ins w:id="214" w:author="Virginia Nichols" w:date="2024-01-22T11:33:00Z"/>
          <w:color w:val="auto"/>
        </w:rPr>
      </w:pPr>
      <w:proofErr w:type="spellStart"/>
      <w:ins w:id="215" w:author="Virginia Nichols" w:date="2024-01-22T12:05:00Z">
        <w:r>
          <w:rPr>
            <w:color w:val="auto"/>
          </w:rPr>
          <w:lastRenderedPageBreak/>
          <w:t>setting</w:t>
        </w:r>
      </w:ins>
      <w:ins w:id="216" w:author="Virginia Nichols" w:date="2024-01-22T11:49:00Z">
        <w:r w:rsidR="00390F57">
          <w:rPr>
            <w:color w:val="auto"/>
          </w:rPr>
          <w:t>but</w:t>
        </w:r>
        <w:proofErr w:type="spellEnd"/>
        <w:r w:rsidR="00390F57">
          <w:rPr>
            <w:color w:val="auto"/>
          </w:rPr>
          <w:t xml:space="preserve"> the differences found in the current study extended </w:t>
        </w:r>
      </w:ins>
      <w:ins w:id="217" w:author="Virginia Nichols" w:date="2024-01-22T11:50:00Z">
        <w:r w:rsidR="00390F57">
          <w:rPr>
            <w:color w:val="auto"/>
          </w:rPr>
          <w:t>beyond those depths</w:t>
        </w:r>
      </w:ins>
      <w:ins w:id="218" w:author="Virginia Nichols" w:date="2024-01-22T11:58:00Z">
        <w:r w:rsidR="00390F57">
          <w:rPr>
            <w:color w:val="auto"/>
          </w:rPr>
          <w:t xml:space="preserve">. </w:t>
        </w:r>
      </w:ins>
      <w:ins w:id="219" w:author="Virginia Nichols" w:date="2024-01-22T11:51:00Z">
        <w:r w:rsidR="00390F57">
          <w:rPr>
            <w:color w:val="auto"/>
          </w:rPr>
          <w:t>Alfalfa roots</w:t>
        </w:r>
      </w:ins>
      <w:ins w:id="220" w:author="Virginia Nichols" w:date="2024-01-22T11:58:00Z">
        <w:r w:rsidR="00390F57">
          <w:rPr>
            <w:color w:val="auto"/>
          </w:rPr>
          <w:t xml:space="preserve"> can extend </w:t>
        </w:r>
      </w:ins>
      <w:ins w:id="221" w:author="Virginia Nichols" w:date="2024-01-22T11:55:00Z">
        <w:r w:rsidR="00390F57">
          <w:rPr>
            <w:color w:val="auto"/>
          </w:rPr>
          <w:t xml:space="preserve">beyond 1 m in temperate areas with deep soils (Fan et al. 2016), </w:t>
        </w:r>
      </w:ins>
      <w:ins w:id="222" w:author="Virginia Nichols" w:date="2024-01-22T11:56:00Z">
        <w:r w:rsidR="00390F57">
          <w:rPr>
            <w:color w:val="auto"/>
          </w:rPr>
          <w:t>which is well below the</w:t>
        </w:r>
      </w:ins>
      <w:ins w:id="223" w:author="Virginia Nichols" w:date="2024-01-22T11:57:00Z">
        <w:r w:rsidR="00390F57">
          <w:rPr>
            <w:color w:val="auto"/>
          </w:rPr>
          <w:t xml:space="preserve"> maximum tillage depth in the extended rotation (</w:t>
        </w:r>
        <w:r w:rsidR="00390F57" w:rsidRPr="00390F57">
          <w:rPr>
            <w:b/>
            <w:bCs/>
            <w:color w:val="auto"/>
            <w:rPrChange w:id="224" w:author="Virginia Nichols" w:date="2024-01-22T11:57:00Z">
              <w:rPr>
                <w:color w:val="auto"/>
              </w:rPr>
            </w:rPrChange>
          </w:rPr>
          <w:t>Figure S4</w:t>
        </w:r>
        <w:r w:rsidR="00390F57">
          <w:rPr>
            <w:color w:val="auto"/>
          </w:rPr>
          <w:t xml:space="preserve">). </w:t>
        </w:r>
      </w:ins>
      <w:ins w:id="225" w:author="Virginia Nichols" w:date="2024-01-22T11:56:00Z">
        <w:r w:rsidR="00390F57">
          <w:rPr>
            <w:color w:val="auto"/>
          </w:rPr>
          <w:t xml:space="preserve">so it is possible that in the extended rotation, where maize follows alfalfa, the maize roots in the extended </w:t>
        </w:r>
        <w:proofErr w:type="gramStart"/>
        <w:r w:rsidR="00390F57">
          <w:rPr>
            <w:color w:val="auto"/>
          </w:rPr>
          <w:t xml:space="preserve">rotation </w:t>
        </w:r>
      </w:ins>
      <w:ins w:id="226" w:author="Virginia Nichols" w:date="2024-01-22T11:51:00Z">
        <w:r w:rsidR="00390F57">
          <w:rPr>
            <w:color w:val="auto"/>
          </w:rPr>
          <w:t xml:space="preserve"> </w:t>
        </w:r>
        <w:proofErr w:type="spellStart"/>
        <w:r w:rsidR="00390F57">
          <w:rPr>
            <w:color w:val="auto"/>
          </w:rPr>
          <w:t>Undistiburted</w:t>
        </w:r>
        <w:proofErr w:type="spellEnd"/>
        <w:proofErr w:type="gramEnd"/>
        <w:r w:rsidR="00390F57">
          <w:rPr>
            <w:color w:val="auto"/>
          </w:rPr>
          <w:t xml:space="preserve"> </w:t>
        </w:r>
      </w:ins>
      <w:ins w:id="227" w:author="Virginia Nichols" w:date="2024-01-22T11:39:00Z">
        <w:r w:rsidR="00F565EC">
          <w:rPr>
            <w:color w:val="auto"/>
          </w:rPr>
          <w:t xml:space="preserve">While </w:t>
        </w:r>
      </w:ins>
      <w:ins w:id="228" w:author="Virginia Nichols" w:date="2024-01-22T11:40:00Z">
        <w:r w:rsidR="00F565EC">
          <w:rPr>
            <w:color w:val="auto"/>
          </w:rPr>
          <w:t xml:space="preserve">the root distributions may simply be reflecting these differences, the maximum rooting depths extended below </w:t>
        </w:r>
      </w:ins>
      <w:ins w:id="229" w:author="Virginia Nichols" w:date="2024-01-22T11:38:00Z">
        <w:r w:rsidR="00630FBD">
          <w:rPr>
            <w:color w:val="auto"/>
          </w:rPr>
          <w:t xml:space="preserve">, and </w:t>
        </w:r>
      </w:ins>
      <w:ins w:id="230" w:author="Virginia Nichols" w:date="2024-01-22T11:39:00Z">
        <w:r w:rsidR="00F565EC">
          <w:rPr>
            <w:color w:val="auto"/>
          </w:rPr>
          <w:t xml:space="preserve">it is possible </w:t>
        </w:r>
      </w:ins>
      <w:ins w:id="231" w:author="Virginia Nichols" w:date="2024-01-22T11:38:00Z">
        <w:r w:rsidR="00630FBD">
          <w:rPr>
            <w:color w:val="auto"/>
          </w:rPr>
          <w:t>the root</w:t>
        </w:r>
      </w:ins>
      <w:ins w:id="232" w:author="Virginia Nichols" w:date="2024-01-22T11:39:00Z">
        <w:r w:rsidR="00F565EC">
          <w:rPr>
            <w:color w:val="auto"/>
          </w:rPr>
          <w:t xml:space="preserve">s are </w:t>
        </w:r>
      </w:ins>
      <w:ins w:id="233" w:author="Virginia Nichols" w:date="2024-01-22T11:38:00Z">
        <w:r w:rsidR="00630FBD">
          <w:rPr>
            <w:color w:val="auto"/>
          </w:rPr>
          <w:t xml:space="preserve">simply reflecting </w:t>
        </w:r>
        <w:r w:rsidR="00F565EC">
          <w:rPr>
            <w:color w:val="auto"/>
          </w:rPr>
          <w:t xml:space="preserve">these differences.  </w:t>
        </w:r>
      </w:ins>
      <w:ins w:id="234" w:author="Virginia Nichols" w:date="2024-01-22T11:36:00Z">
        <w:r w:rsidR="00630FBD">
          <w:rPr>
            <w:color w:val="auto"/>
          </w:rPr>
          <w:t xml:space="preserve"> </w:t>
        </w:r>
      </w:ins>
    </w:p>
    <w:p w14:paraId="1517B2B8" w14:textId="77777777" w:rsidR="00630FBD" w:rsidRDefault="00630FBD" w:rsidP="00630FBD">
      <w:pPr>
        <w:pStyle w:val="Body"/>
        <w:rPr>
          <w:ins w:id="235" w:author="Virginia Nichols" w:date="2024-01-22T11:33:00Z"/>
          <w:color w:val="auto"/>
        </w:rPr>
      </w:pPr>
    </w:p>
    <w:p w14:paraId="4930073F" w14:textId="77777777" w:rsidR="00630FBD" w:rsidRPr="00C718B4" w:rsidRDefault="00630FBD" w:rsidP="00630FBD">
      <w:pPr>
        <w:pStyle w:val="Body"/>
        <w:rPr>
          <w:ins w:id="236" w:author="Virginia Nichols" w:date="2024-01-22T11:33:00Z"/>
          <w:color w:val="auto"/>
        </w:rPr>
      </w:pPr>
      <w:ins w:id="237" w:author="Virginia Nichols" w:date="2024-01-22T11:33:00Z">
        <w:r>
          <w:rPr>
            <w:color w:val="auto"/>
          </w:rPr>
          <w:t xml:space="preserve">However, </w:t>
        </w:r>
        <w:r w:rsidRPr="00C718B4">
          <w:rPr>
            <w:color w:val="auto"/>
          </w:rPr>
          <w:t>to our knowledge there are no reports of cropping system histories affecting maize root</w:t>
        </w:r>
        <w:r>
          <w:rPr>
            <w:color w:val="auto"/>
          </w:rPr>
          <w:t>ing depths</w:t>
        </w:r>
        <w:r w:rsidRPr="00C718B4">
          <w:rPr>
            <w:color w:val="auto"/>
          </w:rPr>
          <w:t xml:space="preserve">. In the present study, we measured water table heights in two plots in 2019 (unpublished data) and found the rotation treatment had no discernible effect on water table dynamics, indicating the differences in root distributions between the treatments were not due to differences in the depth to the water table. In addition to adding less root mass to the shallow soil profile (0-15 cm), maize grown in the </w:t>
        </w:r>
        <w:r>
          <w:rPr>
            <w:color w:val="auto"/>
          </w:rPr>
          <w:t>extended rotation</w:t>
        </w:r>
        <w:r w:rsidRPr="00C718B4">
          <w:rPr>
            <w:color w:val="auto"/>
          </w:rPr>
          <w:t xml:space="preserve"> achieved a deeper maximum rooting depth in all three years of measurement, which covered widely ranging environmental conditions (</w:t>
        </w:r>
        <w:r w:rsidRPr="00C718B4">
          <w:rPr>
            <w:b/>
            <w:bCs/>
            <w:color w:val="auto"/>
          </w:rPr>
          <w:t>Figure 1</w:t>
        </w:r>
        <w:r w:rsidRPr="00C718B4">
          <w:rPr>
            <w:color w:val="auto"/>
          </w:rPr>
          <w:t>).</w:t>
        </w:r>
      </w:ins>
    </w:p>
    <w:p w14:paraId="4380F292" w14:textId="5292E3E3" w:rsidR="00630FBD" w:rsidRDefault="00630FBD" w:rsidP="00630FBD">
      <w:pPr>
        <w:pStyle w:val="Body"/>
        <w:rPr>
          <w:ins w:id="238" w:author="Virginia Nichols" w:date="2024-01-22T11:30:00Z"/>
          <w:color w:val="auto"/>
        </w:rPr>
      </w:pPr>
    </w:p>
    <w:p w14:paraId="09D461AC" w14:textId="77777777" w:rsidR="00630FBD" w:rsidRPr="00C718B4" w:rsidRDefault="00630FBD" w:rsidP="008C4354">
      <w:pPr>
        <w:pStyle w:val="Body"/>
        <w:rPr>
          <w:color w:val="auto"/>
        </w:rPr>
      </w:pPr>
    </w:p>
    <w:p w14:paraId="0245BDEF" w14:textId="7BA60CB7" w:rsidR="00A76821" w:rsidRPr="00C718B4" w:rsidRDefault="00CE047D" w:rsidP="008C4354">
      <w:pPr>
        <w:pStyle w:val="Body"/>
        <w:rPr>
          <w:color w:val="auto"/>
        </w:rPr>
      </w:pPr>
      <w:r w:rsidRPr="00C718B4">
        <w:rPr>
          <w:color w:val="auto"/>
        </w:rPr>
        <w:t xml:space="preserve">While the rotation benefit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r w:rsidRPr="00C718B4">
        <w:rPr>
          <w:color w:val="auto"/>
        </w:rPr>
        <w:t xml:space="preserve">Climate 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r>
        <w:rPr>
          <w:color w:val="auto"/>
        </w:rPr>
        <w:t xml:space="preserve"> </w:t>
      </w:r>
      <w:moveFromRangeStart w:id="239" w:author="Virginia Nichols" w:date="2024-01-23T13:32:00Z" w:name="move156909167"/>
      <w:moveFrom w:id="240" w:author="Virginia Nichols" w:date="2024-01-23T13:32:00Z">
        <w:r w:rsidR="00A76821" w:rsidRPr="00C718B4" w:rsidDel="00456B92">
          <w:rPr>
            <w:color w:val="auto"/>
          </w:rPr>
          <w:t>The maximum rooting depths</w:t>
        </w:r>
        <w:r w:rsidR="006B2845" w:rsidRPr="00C718B4" w:rsidDel="00456B92">
          <w:rPr>
            <w:color w:val="auto"/>
          </w:rPr>
          <w:t xml:space="preserve"> in 2018 were shallow (~50 cm) due to an extremely wet year</w:t>
        </w:r>
        <w:r w:rsidR="00B01A4A" w:rsidDel="00456B92">
          <w:rPr>
            <w:color w:val="auto"/>
          </w:rPr>
          <w:t xml:space="preserve"> that </w:t>
        </w:r>
        <w:r w:rsidR="00B01A4A" w:rsidDel="00456B92">
          <w:rPr>
            <w:color w:val="auto"/>
          </w:rPr>
          <w:lastRenderedPageBreak/>
          <w:t>caused</w:t>
        </w:r>
        <w:r w:rsidR="006B2845" w:rsidRPr="00C718B4" w:rsidDel="00456B92">
          <w:rPr>
            <w:color w:val="auto"/>
          </w:rPr>
          <w:t xml:space="preserve"> consistently </w:t>
        </w:r>
        <w:r w:rsidR="00592A9F" w:rsidRPr="00C718B4" w:rsidDel="00456B92">
          <w:rPr>
            <w:color w:val="auto"/>
          </w:rPr>
          <w:t>shallow</w:t>
        </w:r>
        <w:r w:rsidR="006B2845" w:rsidRPr="00C718B4" w:rsidDel="00456B92">
          <w:rPr>
            <w:color w:val="auto"/>
          </w:rPr>
          <w:t xml:space="preserve"> water tables as documented at a nearby experimental site (Ebrahimi et al. 2019). </w:t>
        </w:r>
      </w:moveFrom>
      <w:moveFromRangeEnd w:id="239"/>
      <w:r w:rsidR="006B2845" w:rsidRPr="00C718B4">
        <w:rPr>
          <w:color w:val="auto"/>
        </w:rPr>
        <w:t xml:space="preserve">Even under those conditions, the maize grown in the </w:t>
      </w:r>
      <w:r w:rsidR="00CD0A36">
        <w:rPr>
          <w:color w:val="auto"/>
        </w:rPr>
        <w:t>extended rotation</w:t>
      </w:r>
      <w:r w:rsidR="006B2845" w:rsidRPr="00C718B4">
        <w:rPr>
          <w:color w:val="auto"/>
        </w:rPr>
        <w:t xml:space="preserve"> had a deeper maximum rooting depth, and the yield differential between the complex and </w:t>
      </w:r>
      <w:r w:rsidR="00CD0A36">
        <w:rPr>
          <w:color w:val="auto"/>
        </w:rPr>
        <w:t>short rotation</w:t>
      </w:r>
      <w:r w:rsidR="006B2845" w:rsidRPr="00C718B4">
        <w:rPr>
          <w:color w:val="auto"/>
        </w:rPr>
        <w:t xml:space="preserve"> maize was the highest recorded from 2013-2020 (</w:t>
      </w:r>
      <w:r w:rsidR="006B2845" w:rsidRPr="000D38D5">
        <w:rPr>
          <w:b/>
          <w:bCs/>
          <w:color w:val="auto"/>
        </w:rPr>
        <w:t>Figure 1</w:t>
      </w:r>
      <w:r w:rsidR="006B2845" w:rsidRPr="00C718B4">
        <w:rPr>
          <w:color w:val="auto"/>
        </w:rPr>
        <w:t xml:space="preserve">; </w:t>
      </w:r>
      <w:r w:rsidR="006B2845" w:rsidRPr="000D38D5">
        <w:rPr>
          <w:b/>
          <w:bCs/>
          <w:color w:val="auto"/>
        </w:rPr>
        <w:t>Table 2</w:t>
      </w:r>
      <w:r w:rsidR="006B2845" w:rsidRPr="00C718B4">
        <w:rPr>
          <w:color w:val="auto"/>
        </w:rPr>
        <w:t>).</w:t>
      </w:r>
      <w:r w:rsidR="000A783B" w:rsidRPr="00C718B4">
        <w:rPr>
          <w:color w:val="auto"/>
        </w:rPr>
        <w:t xml:space="preserve"> </w:t>
      </w:r>
      <w:r w:rsidR="006B2845" w:rsidRPr="00C718B4">
        <w:rPr>
          <w:color w:val="auto"/>
        </w:rPr>
        <w:t>In 2019 and 2020</w:t>
      </w:r>
      <w:r w:rsidR="00D80F2A">
        <w:rPr>
          <w:color w:val="auto"/>
        </w:rPr>
        <w:t>, years with more average amounts of precipitation</w:t>
      </w:r>
      <w:r w:rsidR="006B2845" w:rsidRPr="00C718B4">
        <w:rPr>
          <w:color w:val="auto"/>
        </w:rPr>
        <w:t>, the maximum rooting depths were</w:t>
      </w:r>
      <w:r w:rsidR="00A76821" w:rsidRPr="00C718B4">
        <w:rPr>
          <w:color w:val="auto"/>
        </w:rPr>
        <w:t xml:space="preserve"> consistent with the ranges found by Ord</w:t>
      </w:r>
      <w:r w:rsidR="001747BE" w:rsidRPr="00C718B4">
        <w:rPr>
          <w:color w:val="auto"/>
        </w:rPr>
        <w:t>óñ</w:t>
      </w:r>
      <w:r w:rsidR="00A76821" w:rsidRPr="00C718B4">
        <w:rPr>
          <w:color w:val="auto"/>
        </w:rPr>
        <w:t>ez et al. (2018) across 10 site-years in Iowa</w:t>
      </w:r>
      <w:r w:rsidR="006B2845" w:rsidRPr="00C718B4">
        <w:rPr>
          <w:color w:val="auto"/>
        </w:rPr>
        <w:t xml:space="preserve">, with the maize in the </w:t>
      </w:r>
      <w:r w:rsidR="00CD0A36">
        <w:rPr>
          <w:color w:val="auto"/>
        </w:rPr>
        <w:t>extended rotation</w:t>
      </w:r>
      <w:r w:rsidR="006B2845" w:rsidRPr="00C718B4">
        <w:rPr>
          <w:color w:val="auto"/>
        </w:rPr>
        <w:t xml:space="preserve"> again achieving a deeper maximum rooting depth</w:t>
      </w:r>
      <w:r w:rsidR="00D80F2A">
        <w:rPr>
          <w:color w:val="auto"/>
        </w:rPr>
        <w:t xml:space="preserve"> in both of those years</w:t>
      </w:r>
      <w:r w:rsidR="006B2845" w:rsidRPr="00C718B4">
        <w:rPr>
          <w:color w:val="auto"/>
        </w:rPr>
        <w:t xml:space="preserve">.  </w:t>
      </w:r>
    </w:p>
    <w:p w14:paraId="38E1C14B" w14:textId="1D4B8ED0" w:rsidR="00B01A4A" w:rsidRDefault="008C4354" w:rsidP="008C4354">
      <w:pPr>
        <w:pStyle w:val="Body"/>
        <w:rPr>
          <w:color w:val="auto"/>
        </w:rPr>
      </w:pPr>
      <w:r w:rsidRPr="00C718B4">
        <w:rPr>
          <w:color w:val="auto"/>
        </w:rPr>
        <w:t xml:space="preserve">Previous work has shown the depth to the water table is associated with differences in maize root distributions (Nichols et al. 2019), </w:t>
      </w:r>
      <w:r w:rsidR="002D5FEB">
        <w:rPr>
          <w:color w:val="auto"/>
        </w:rPr>
        <w:t xml:space="preserve">and various aspects of the extended rotation have been shown to impact rooting dynamics including deeper </w:t>
      </w:r>
      <w:proofErr w:type="gramStart"/>
      <w:r w:rsidR="002D5FEB">
        <w:rPr>
          <w:color w:val="auto"/>
        </w:rPr>
        <w:t>tillage</w:t>
      </w:r>
      <w:proofErr w:type="gramEnd"/>
    </w:p>
    <w:p w14:paraId="6F204EB9" w14:textId="77777777" w:rsidR="00B01A4A" w:rsidRDefault="00B01A4A" w:rsidP="008C4354">
      <w:pPr>
        <w:pStyle w:val="Body"/>
        <w:rPr>
          <w:color w:val="auto"/>
        </w:rPr>
      </w:pPr>
    </w:p>
    <w:p w14:paraId="609789DB" w14:textId="36ADE3F4" w:rsidR="008C4354" w:rsidRPr="00C718B4" w:rsidRDefault="00B01A4A" w:rsidP="008C4354">
      <w:pPr>
        <w:pStyle w:val="Body"/>
        <w:rPr>
          <w:color w:val="auto"/>
        </w:rPr>
      </w:pPr>
      <w:r>
        <w:rPr>
          <w:color w:val="auto"/>
        </w:rPr>
        <w:t xml:space="preserve">However, </w:t>
      </w:r>
      <w:r w:rsidR="008C4354" w:rsidRPr="00C718B4">
        <w:rPr>
          <w:color w:val="auto"/>
        </w:rPr>
        <w:t xml:space="preserve">to our knowledge there </w:t>
      </w:r>
      <w:r w:rsidR="00942C7D" w:rsidRPr="00C718B4">
        <w:rPr>
          <w:color w:val="auto"/>
        </w:rPr>
        <w:t xml:space="preserve">are </w:t>
      </w:r>
      <w:r w:rsidR="008C4354" w:rsidRPr="00C718B4">
        <w:rPr>
          <w:color w:val="auto"/>
        </w:rPr>
        <w:t>no reports of cropping system histories affecting maize root</w:t>
      </w:r>
      <w:r>
        <w:rPr>
          <w:color w:val="auto"/>
        </w:rPr>
        <w:t>ing depths</w:t>
      </w:r>
      <w:r w:rsidR="008C4354" w:rsidRPr="00C718B4">
        <w:rPr>
          <w:color w:val="auto"/>
        </w:rPr>
        <w:t xml:space="preserve">. In the present study, we measured water table heights in two plots in 2019 (unpublished data) and found the rotation treatment had no discernible </w:t>
      </w:r>
      <w:r w:rsidR="00942C7D" w:rsidRPr="00C718B4">
        <w:rPr>
          <w:color w:val="auto"/>
        </w:rPr>
        <w:t>e</w:t>
      </w:r>
      <w:r w:rsidR="008C4354"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r w:rsidR="00CD0A36">
        <w:rPr>
          <w:color w:val="auto"/>
        </w:rPr>
        <w:t>extended rotation</w:t>
      </w:r>
      <w:r w:rsidR="008C4354" w:rsidRPr="00C718B4">
        <w:rPr>
          <w:color w:val="auto"/>
        </w:rPr>
        <w:t xml:space="preserve"> achieved a deeper maximum rooting depth in all three years of measurement, which covered widely ranging environmental conditions (</w:t>
      </w:r>
      <w:r w:rsidR="008C4354" w:rsidRPr="00C718B4">
        <w:rPr>
          <w:b/>
          <w:bCs/>
          <w:color w:val="auto"/>
        </w:rPr>
        <w:t>Figure 1</w:t>
      </w:r>
      <w:r w:rsidR="008C4354" w:rsidRPr="00C718B4">
        <w:rPr>
          <w:color w:val="auto"/>
        </w:rPr>
        <w:t>).</w:t>
      </w:r>
    </w:p>
    <w:p w14:paraId="30909018" w14:textId="413F6FB2" w:rsidR="008C4354" w:rsidRPr="00C718B4" w:rsidRDefault="008C4354" w:rsidP="008C4354">
      <w:pPr>
        <w:pStyle w:val="Body"/>
        <w:rPr>
          <w:color w:val="auto"/>
        </w:rPr>
      </w:pPr>
      <w:r w:rsidRPr="00C718B4">
        <w:rPr>
          <w:color w:val="auto"/>
        </w:rPr>
        <w:t xml:space="preserve">Across the entire 0-60 cm soil profile, the investment in total maize root mass was greater in the </w:t>
      </w:r>
      <w:r w:rsidR="00CD0A36">
        <w:rPr>
          <w:color w:val="auto"/>
        </w:rPr>
        <w:t>short rotation</w:t>
      </w:r>
      <w:r w:rsidRPr="00C718B4">
        <w:rPr>
          <w:color w:val="auto"/>
        </w:rPr>
        <w:t xml:space="preserve"> than in the more </w:t>
      </w:r>
      <w:r w:rsidR="00CD0A36">
        <w:rPr>
          <w:color w:val="auto"/>
        </w:rPr>
        <w:t>extended rotation</w:t>
      </w:r>
      <w:r w:rsidRPr="00C718B4">
        <w:rPr>
          <w:color w:val="auto"/>
        </w:rPr>
        <w:t xml:space="preserve"> (</w:t>
      </w:r>
      <w:r w:rsidRPr="00C718B4">
        <w:rPr>
          <w:b/>
          <w:bCs/>
          <w:color w:val="auto"/>
        </w:rPr>
        <w:t>Figure 3</w:t>
      </w:r>
      <w:r w:rsidRPr="00C718B4">
        <w:rPr>
          <w:color w:val="auto"/>
        </w:rPr>
        <w:t xml:space="preserve">). There was no significant effect of year on the differences in root mass, suggesting the root differences may be consistent </w:t>
      </w:r>
      <w:r w:rsidRPr="00C718B4">
        <w:rPr>
          <w:color w:val="auto"/>
        </w:rPr>
        <w:lastRenderedPageBreak/>
        <w:t xml:space="preserve">across years. While the lower investment in shallow roots and deeper rooting depths were consistent characteristics of maize grown in the more </w:t>
      </w:r>
      <w:r w:rsidR="00CD0A36">
        <w:rPr>
          <w:color w:val="auto"/>
        </w:rPr>
        <w:t>extended rotation</w:t>
      </w:r>
      <w:r w:rsidRPr="00C718B4">
        <w:rPr>
          <w:color w:val="auto"/>
        </w:rPr>
        <w:t xml:space="preserve">,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xml:space="preserve">, and the fact that the </w:t>
      </w:r>
      <w:r w:rsidR="00CD0A36">
        <w:rPr>
          <w:color w:val="auto"/>
        </w:rPr>
        <w:t>extended rotation</w:t>
      </w:r>
      <w:r w:rsidR="006E7291">
        <w:rPr>
          <w:color w:val="auto"/>
        </w:rPr>
        <w:t xml:space="preserve"> did not have higher grain yields compared to the </w:t>
      </w:r>
      <w:r w:rsidR="00CD0A36">
        <w:rPr>
          <w:color w:val="auto"/>
        </w:rPr>
        <w:t>short rotation</w:t>
      </w:r>
      <w:r w:rsidR="006E7291">
        <w:rPr>
          <w:color w:val="auto"/>
        </w:rPr>
        <w:t xml:space="preserve"> in every year (</w:t>
      </w:r>
      <w:r w:rsidR="006E7291" w:rsidRPr="000D38D5">
        <w:rPr>
          <w:b/>
          <w:bCs/>
          <w:color w:val="auto"/>
        </w:rPr>
        <w:t>Table 3</w:t>
      </w:r>
      <w:r w:rsidR="006E7291">
        <w:rPr>
          <w:color w:val="auto"/>
        </w:rPr>
        <w:t>)</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layout may provide the plant with greater nitrogen uptake (</w:t>
      </w:r>
      <w:proofErr w:type="spellStart"/>
      <w:r w:rsidR="002503E6" w:rsidRPr="00C718B4">
        <w:rPr>
          <w:color w:val="auto"/>
        </w:rPr>
        <w:t>Osterholz</w:t>
      </w:r>
      <w:proofErr w:type="spellEnd"/>
      <w:r w:rsidR="002503E6" w:rsidRPr="00C718B4">
        <w:rPr>
          <w:color w:val="auto"/>
        </w:rPr>
        <w:t xml:space="preserve">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79D0197F" w:rsidR="003E242C" w:rsidRPr="00C718B4" w:rsidRDefault="008C4354" w:rsidP="00596D5E">
      <w:pPr>
        <w:pStyle w:val="Body"/>
        <w:rPr>
          <w:color w:val="auto"/>
        </w:rPr>
      </w:pPr>
      <w:r w:rsidRPr="00C718B4">
        <w:rPr>
          <w:color w:val="auto"/>
        </w:rPr>
        <w:t xml:space="preserve">The causes for the deeper and </w:t>
      </w:r>
      <w:r w:rsidR="00B01A4A">
        <w:rPr>
          <w:color w:val="auto"/>
        </w:rPr>
        <w:t>steeper</w:t>
      </w:r>
      <w:r w:rsidR="00B01A4A" w:rsidRPr="00C718B4">
        <w:rPr>
          <w:color w:val="auto"/>
        </w:rPr>
        <w:t xml:space="preserve"> </w:t>
      </w:r>
      <w:r w:rsidRPr="00C718B4">
        <w:rPr>
          <w:color w:val="auto"/>
        </w:rPr>
        <w:t xml:space="preserve">root investments in the </w:t>
      </w:r>
      <w:r w:rsidR="00CD0A36">
        <w:rPr>
          <w:color w:val="auto"/>
        </w:rPr>
        <w:t>extended rotation</w:t>
      </w:r>
      <w:r w:rsidRPr="00C718B4">
        <w:rPr>
          <w:color w:val="auto"/>
        </w:rPr>
        <w:t xml:space="preserve">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w:t>
      </w:r>
      <w:r w:rsidR="00CD0A36">
        <w:rPr>
          <w:color w:val="auto"/>
        </w:rPr>
        <w:t>extended rotation</w:t>
      </w:r>
      <w:r w:rsidR="00596D5E" w:rsidRPr="00C718B4">
        <w:rPr>
          <w:color w:val="auto"/>
        </w:rPr>
        <w:t xml:space="preserve"> early in the season. </w:t>
      </w:r>
    </w:p>
    <w:p w14:paraId="08E1FBD9" w14:textId="3F6F0A62"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 xml:space="preserve">The </w:t>
      </w:r>
      <w:r w:rsidR="00CD0A36">
        <w:rPr>
          <w:color w:val="auto"/>
        </w:rPr>
        <w:t>extended rotation</w:t>
      </w:r>
      <w:r w:rsidR="008C4354" w:rsidRPr="00C718B4">
        <w:rPr>
          <w:color w:val="auto"/>
        </w:rPr>
        <w:t xml:space="preserve"> may have caused reduced soil bulk density due to moldboard plowing of the alfalfa crop during the fall prior to maize planting as </w:t>
      </w:r>
      <w:r w:rsidR="008C4354" w:rsidRPr="00C718B4">
        <w:rPr>
          <w:color w:val="auto"/>
        </w:rPr>
        <w:lastRenderedPageBreak/>
        <w:t>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3A47094F"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 xml:space="preserve">ower resistances could be indicative of better aeration, and possibly better water drainage or higher water uptake by the plants. Indeed, the soil water profiles showed drier soils after planting in the </w:t>
      </w:r>
      <w:r w:rsidR="00CD0A36">
        <w:rPr>
          <w:color w:val="auto"/>
        </w:rPr>
        <w:t>extended rotation</w:t>
      </w:r>
      <w:r w:rsidR="008C4354" w:rsidRPr="00C718B4">
        <w:rPr>
          <w:color w:val="auto"/>
        </w:rPr>
        <w:t xml:space="preserve"> compared to the </w:t>
      </w:r>
      <w:r w:rsidR="00CD0A36">
        <w:rPr>
          <w:color w:val="auto"/>
        </w:rPr>
        <w:t>short rotation</w:t>
      </w:r>
      <w:r w:rsidR="008C4354" w:rsidRPr="00C718B4">
        <w:rPr>
          <w:color w:val="auto"/>
        </w:rPr>
        <w:t xml:space="preserve">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w:t>
      </w:r>
      <w:r w:rsidR="008C4354" w:rsidRPr="00C718B4">
        <w:rPr>
          <w:color w:val="auto"/>
        </w:rPr>
        <w:lastRenderedPageBreak/>
        <w:t xml:space="preserve">2016), again suggesting that the root system of maize in the </w:t>
      </w:r>
      <w:r w:rsidR="00CD0A36">
        <w:rPr>
          <w:color w:val="auto"/>
        </w:rPr>
        <w:t>extended rotation</w:t>
      </w:r>
      <w:r w:rsidR="008C4354" w:rsidRPr="00C718B4">
        <w:rPr>
          <w:color w:val="auto"/>
        </w:rPr>
        <w:t xml:space="preserve"> achieved a more efficient root system with less resource investment. </w:t>
      </w:r>
    </w:p>
    <w:p w14:paraId="2AAB12B6" w14:textId="00B08AEC"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w:t>
      </w:r>
      <w:proofErr w:type="gramStart"/>
      <w:r w:rsidRPr="00C718B4">
        <w:rPr>
          <w:color w:val="auto"/>
        </w:rPr>
        <w:t>In particular, maize</w:t>
      </w:r>
      <w:proofErr w:type="gramEnd"/>
      <w:r w:rsidRPr="00C718B4">
        <w:rPr>
          <w:color w:val="auto"/>
        </w:rPr>
        <w:t xml:space="preserve"> grown in soil from the </w:t>
      </w:r>
      <w:r w:rsidR="00CD0A36">
        <w:rPr>
          <w:color w:val="auto"/>
        </w:rPr>
        <w:t>extended rotation</w:t>
      </w:r>
      <w:r w:rsidRPr="00C718B4">
        <w:rPr>
          <w:color w:val="auto"/>
        </w:rPr>
        <w:t xml:space="preserve"> had deeper and thinner roots compared to maize grown in soil 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w:t>
      </w:r>
      <w:r w:rsidR="00CD0A36">
        <w:rPr>
          <w:color w:val="auto"/>
        </w:rPr>
        <w:t>extended rotation</w:t>
      </w:r>
      <w:r w:rsidRPr="00C718B4">
        <w:rPr>
          <w:color w:val="auto"/>
        </w:rPr>
        <w:t xml:space="preserve">s positioning maize crops to be better buffered against unfavorable growing environments. </w:t>
      </w:r>
    </w:p>
    <w:p w14:paraId="7FF9A35C" w14:textId="77777777" w:rsidR="008C4354" w:rsidRPr="00C718B4" w:rsidRDefault="008C4354" w:rsidP="008C4354">
      <w:pPr>
        <w:pStyle w:val="Heading1"/>
      </w:pPr>
      <w:bookmarkStart w:id="241" w:name="_Toc83115543"/>
      <w:r w:rsidRPr="00C718B4">
        <w:t>Conclusion</w:t>
      </w:r>
      <w:bookmarkEnd w:id="241"/>
    </w:p>
    <w:p w14:paraId="26FCF90F" w14:textId="7347BF08" w:rsidR="008C4354" w:rsidRPr="00C718B4" w:rsidRDefault="008C4354" w:rsidP="008C4354">
      <w:pPr>
        <w:pStyle w:val="Body"/>
        <w:rPr>
          <w:color w:val="auto"/>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w:t>
      </w:r>
      <w:r w:rsidR="00CD0A36">
        <w:rPr>
          <w:color w:val="auto"/>
        </w:rPr>
        <w:t>extended rotation</w:t>
      </w:r>
      <w:r w:rsidRPr="00C718B4">
        <w:rPr>
          <w:color w:val="auto"/>
        </w:rPr>
        <w:t xml:space="preserve">s to these changes. </w:t>
      </w:r>
    </w:p>
    <w:p w14:paraId="51EB7902" w14:textId="11409040" w:rsidR="008C4354" w:rsidRPr="00C718B4" w:rsidRDefault="008258DC" w:rsidP="008C4354">
      <w:pPr>
        <w:pStyle w:val="Heading1"/>
      </w:pPr>
      <w:bookmarkStart w:id="242"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lastRenderedPageBreak/>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42"/>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 xml:space="preserve">Al-Kaisi,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xml:space="preserve">, S.V.S., F.E. Miguez,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lastRenderedPageBreak/>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 xml:space="preserve">Bates, D., M. </w:t>
      </w:r>
      <w:proofErr w:type="spellStart"/>
      <w:r w:rsidRPr="00C718B4">
        <w:rPr>
          <w:color w:val="auto"/>
        </w:rPr>
        <w:t>Mächler</w:t>
      </w:r>
      <w:proofErr w:type="spellEnd"/>
      <w:r w:rsidRPr="00C718B4">
        <w:rPr>
          <w:color w:val="auto"/>
        </w:rPr>
        <w:t xml:space="preserve">, B. Bolker,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lastRenderedPageBreak/>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Kurle, and E. Lueschen.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t xml:space="preserve">Davis, A.S., J.D. Hill, C.A. Chase, A.M. Johanns,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lastRenderedPageBreak/>
        <w:t xml:space="preserve">Dick, W.A., and D.M. van Doren. 1985. Continuous tillage and rotation combinations effects on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t>Ebrahimi-</w:t>
      </w:r>
      <w:proofErr w:type="spellStart"/>
      <w:r w:rsidRPr="00C718B4">
        <w:rPr>
          <w:color w:val="auto"/>
        </w:rPr>
        <w:t>Mollabashi</w:t>
      </w:r>
      <w:proofErr w:type="spellEnd"/>
      <w:r w:rsidRPr="00C718B4">
        <w:rPr>
          <w:color w:val="auto"/>
        </w:rPr>
        <w:t xml:space="preserve">, E., Huth, N.I., </w:t>
      </w:r>
      <w:proofErr w:type="spellStart"/>
      <w:r w:rsidRPr="00C718B4">
        <w:rPr>
          <w:color w:val="auto"/>
        </w:rPr>
        <w:t>Holzwoth</w:t>
      </w:r>
      <w:proofErr w:type="spellEnd"/>
      <w:r w:rsidRPr="00C718B4">
        <w:rPr>
          <w:color w:val="auto"/>
        </w:rPr>
        <w:t xml:space="preserve">, D.P., Ordóñez,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21"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22"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lastRenderedPageBreak/>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23"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4"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lastRenderedPageBreak/>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r w:rsidRPr="00C718B4">
        <w:rPr>
          <w:color w:val="auto"/>
        </w:rPr>
        <w:lastRenderedPageBreak/>
        <w:t xml:space="preserve">Lazicki,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lastRenderedPageBreak/>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5"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Ordóñez,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 xml:space="preserve">Ordóñez,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lastRenderedPageBreak/>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76554924" w14:textId="3B725224" w:rsidR="00F10C48" w:rsidRDefault="00F10C48" w:rsidP="008C4354">
      <w:pPr>
        <w:pStyle w:val="References"/>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Thorup-Kristensen, K., </w:t>
      </w:r>
      <w:r w:rsidR="00944434">
        <w:rPr>
          <w:rFonts w:ascii="Arial" w:hAnsi="Arial" w:cs="Arial"/>
          <w:color w:val="222222"/>
          <w:sz w:val="20"/>
          <w:szCs w:val="20"/>
          <w:shd w:val="clear" w:color="auto" w:fill="FFFFFF"/>
        </w:rPr>
        <w:t>and J.</w:t>
      </w:r>
      <w:r>
        <w:rPr>
          <w:rFonts w:ascii="Arial" w:hAnsi="Arial" w:cs="Arial"/>
          <w:color w:val="222222"/>
          <w:sz w:val="20"/>
          <w:szCs w:val="20"/>
          <w:shd w:val="clear" w:color="auto" w:fill="FFFFFF"/>
        </w:rPr>
        <w:t xml:space="preserve"> Kirkegaard</w:t>
      </w:r>
      <w:r w:rsidR="0094443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2016. Root system-based limits to agricultural productivity and efficiency: the farming systems context. </w:t>
      </w:r>
      <w:r>
        <w:rPr>
          <w:rFonts w:ascii="Arial" w:hAnsi="Arial" w:cs="Arial"/>
          <w:i/>
          <w:iCs/>
          <w:color w:val="222222"/>
          <w:sz w:val="20"/>
          <w:szCs w:val="20"/>
          <w:shd w:val="clear" w:color="auto" w:fill="FFFFFF"/>
        </w:rPr>
        <w:t>Annals of Botany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118</w:t>
      </w:r>
      <w:r>
        <w:rPr>
          <w:rFonts w:ascii="Arial" w:hAnsi="Arial" w:cs="Arial"/>
          <w:color w:val="222222"/>
          <w:sz w:val="20"/>
          <w:szCs w:val="20"/>
          <w:shd w:val="clear" w:color="auto" w:fill="FFFFFF"/>
        </w:rPr>
        <w:t>(4)</w:t>
      </w:r>
      <w:r w:rsidR="00944434">
        <w:rPr>
          <w:rFonts w:ascii="Arial" w:hAnsi="Arial" w:cs="Arial"/>
          <w:color w:val="222222"/>
          <w:sz w:val="20"/>
          <w:szCs w:val="20"/>
          <w:shd w:val="clear" w:color="auto" w:fill="FFFFFF"/>
        </w:rPr>
        <w:t>:</w:t>
      </w:r>
      <w:r>
        <w:rPr>
          <w:rFonts w:ascii="Arial" w:hAnsi="Arial" w:cs="Arial"/>
          <w:color w:val="222222"/>
          <w:sz w:val="20"/>
          <w:szCs w:val="20"/>
          <w:shd w:val="clear" w:color="auto" w:fill="FFFFFF"/>
        </w:rPr>
        <w:t>573-592.</w:t>
      </w:r>
    </w:p>
    <w:p w14:paraId="6224E2D9" w14:textId="0AA16FE9" w:rsidR="00944434" w:rsidRDefault="00944434" w:rsidP="008C4354">
      <w:pPr>
        <w:pStyle w:val="References"/>
        <w:spacing w:line="480" w:lineRule="auto"/>
        <w:rPr>
          <w:color w:val="auto"/>
        </w:rPr>
      </w:pPr>
      <w:r>
        <w:rPr>
          <w:rFonts w:ascii="Arial" w:hAnsi="Arial" w:cs="Arial"/>
          <w:color w:val="222222"/>
          <w:sz w:val="20"/>
          <w:szCs w:val="20"/>
          <w:shd w:val="clear" w:color="auto" w:fill="FFFFFF"/>
        </w:rPr>
        <w:t xml:space="preserve">Thorup-Kristensen, K., N. </w:t>
      </w:r>
      <w:proofErr w:type="gramStart"/>
      <w:r>
        <w:rPr>
          <w:rFonts w:ascii="Arial" w:hAnsi="Arial" w:cs="Arial"/>
          <w:color w:val="222222"/>
          <w:sz w:val="20"/>
          <w:szCs w:val="20"/>
          <w:shd w:val="clear" w:color="auto" w:fill="FFFFFF"/>
        </w:rPr>
        <w:t>Halberg,  M.</w:t>
      </w:r>
      <w:proofErr w:type="gramEnd"/>
      <w:r>
        <w:rPr>
          <w:rFonts w:ascii="Arial" w:hAnsi="Arial" w:cs="Arial"/>
          <w:color w:val="222222"/>
          <w:sz w:val="20"/>
          <w:szCs w:val="20"/>
          <w:shd w:val="clear" w:color="auto" w:fill="FFFFFF"/>
        </w:rPr>
        <w:t xml:space="preserve"> Nicolaisen,  J.E. Olesen, T.E. Crews, P. </w:t>
      </w:r>
      <w:proofErr w:type="spellStart"/>
      <w:r>
        <w:rPr>
          <w:rFonts w:ascii="Arial" w:hAnsi="Arial" w:cs="Arial"/>
          <w:color w:val="222222"/>
          <w:sz w:val="20"/>
          <w:szCs w:val="20"/>
          <w:shd w:val="clear" w:color="auto" w:fill="FFFFFF"/>
        </w:rPr>
        <w:t>Hinsinger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J.Kirekegaard</w:t>
      </w:r>
      <w:proofErr w:type="spellEnd"/>
      <w:r>
        <w:rPr>
          <w:rFonts w:ascii="Arial" w:hAnsi="Arial" w:cs="Arial"/>
          <w:color w:val="222222"/>
          <w:sz w:val="20"/>
          <w:szCs w:val="20"/>
          <w:shd w:val="clear" w:color="auto" w:fill="FFFFFF"/>
        </w:rPr>
        <w:t>, A. Pierret, D.B. Dresbøll. 2020. Digging deeper for agricultural resources, the value of deep rooting. </w:t>
      </w:r>
      <w:r>
        <w:rPr>
          <w:rFonts w:ascii="Arial" w:hAnsi="Arial" w:cs="Arial"/>
          <w:i/>
          <w:iCs/>
          <w:color w:val="222222"/>
          <w:sz w:val="20"/>
          <w:szCs w:val="20"/>
          <w:shd w:val="clear" w:color="auto" w:fill="FFFFFF"/>
        </w:rPr>
        <w:t>Trends in Plant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(4):406-417.</w:t>
      </w:r>
    </w:p>
    <w:p w14:paraId="40F93E6E" w14:textId="20E117A8" w:rsidR="008C4354" w:rsidRPr="00C718B4" w:rsidRDefault="008C4354" w:rsidP="008C4354">
      <w:pPr>
        <w:pStyle w:val="References"/>
        <w:spacing w:line="480" w:lineRule="auto"/>
        <w:rPr>
          <w:color w:val="auto"/>
        </w:rPr>
      </w:pPr>
      <w:r w:rsidRPr="00C718B4">
        <w:rPr>
          <w:color w:val="auto"/>
        </w:rPr>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lastRenderedPageBreak/>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6"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43" w:name="_Toc83115545"/>
      <w:r w:rsidRPr="00C718B4">
        <w:t>Appendix. Supplementary Material</w:t>
      </w:r>
      <w:bookmarkEnd w:id="243"/>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proofErr w:type="gramStart"/>
      <w:r w:rsidRPr="00C718B4">
        <w:t>dataset</w:t>
      </w:r>
      <w:proofErr w:type="gramEnd"/>
      <w:r w:rsidR="0025150E">
        <w:t xml:space="preserve"> and unsmoothed fitted values</w:t>
      </w:r>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Yields, biomass over time, growth rate over time, harvest index, 500-kernal grain weight</w:t>
      </w:r>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xml:space="preserve">– Root to shoot ratios for 2019 and </w:t>
      </w:r>
      <w:proofErr w:type="gramStart"/>
      <w:r w:rsidRPr="00C718B4">
        <w:t>2020</w:t>
      </w:r>
      <w:proofErr w:type="gramEnd"/>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5C9999A8"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lastRenderedPageBreak/>
        <w:t xml:space="preserve">Figure </w:t>
      </w:r>
      <w:r w:rsidR="0025150E" w:rsidRPr="00C718B4">
        <w:rPr>
          <w:b/>
          <w:bCs/>
        </w:rPr>
        <w:t>S</w:t>
      </w:r>
      <w:r w:rsidR="0025150E">
        <w:rPr>
          <w:b/>
          <w:bCs/>
        </w:rPr>
        <w:t>5</w:t>
      </w:r>
      <w:r w:rsidR="0025150E" w:rsidRPr="00C718B4">
        <w:t xml:space="preserve"> </w:t>
      </w:r>
      <w:r w:rsidRPr="00C718B4">
        <w:t xml:space="preserve">-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 xml:space="preserve">points represent individual sensor values, lines the estimated values, and ribbons the 95% confidence interval around the </w:t>
      </w:r>
      <w:proofErr w:type="gramStart"/>
      <w:r w:rsidRPr="00C718B4">
        <w:t>estimates</w:t>
      </w:r>
      <w:proofErr w:type="gramEnd"/>
    </w:p>
    <w:p w14:paraId="36CDD90E" w14:textId="33200FE2" w:rsidR="008C4354" w:rsidRPr="0025150E" w:rsidRDefault="0025150E" w:rsidP="008C4354">
      <w:pPr>
        <w:spacing w:line="480" w:lineRule="auto"/>
      </w:pPr>
      <w:r w:rsidRPr="00C718B4">
        <w:rPr>
          <w:b/>
          <w:bCs/>
        </w:rPr>
        <w:t>Figure S</w:t>
      </w:r>
      <w:r>
        <w:rPr>
          <w:b/>
          <w:bCs/>
        </w:rPr>
        <w:t xml:space="preserve">6 – </w:t>
      </w:r>
      <w:r w:rsidRPr="000D38D5">
        <w:t xml:space="preserve">Data from Lazicki et al. 2016 shows differences in maize root structures coinciding with maize yield differences in short and extended maize rotations in </w:t>
      </w:r>
      <w:proofErr w:type="gramStart"/>
      <w:r w:rsidRPr="000D38D5">
        <w:t>2009</w:t>
      </w:r>
      <w:proofErr w:type="gramEnd"/>
    </w:p>
    <w:p w14:paraId="120CC5D5" w14:textId="77777777" w:rsidR="008C4354" w:rsidRPr="00C718B4" w:rsidRDefault="008C4354" w:rsidP="008C4354">
      <w:pPr>
        <w:spacing w:line="480" w:lineRule="auto"/>
      </w:pPr>
      <w:r w:rsidRPr="00C718B4">
        <w:t>The following tables are included as supplementary material:</w:t>
      </w:r>
    </w:p>
    <w:p w14:paraId="285B1604" w14:textId="300A9CF0" w:rsidR="008C3EE9" w:rsidRPr="00C718B4" w:rsidRDefault="008C3EE9" w:rsidP="008C3EE9">
      <w:pPr>
        <w:spacing w:line="480" w:lineRule="auto"/>
        <w:rPr>
          <w:moveTo w:id="244" w:author="Virginia Nichols" w:date="2024-01-24T10:54:00Z"/>
        </w:rPr>
      </w:pPr>
      <w:moveToRangeStart w:id="245" w:author="Virginia Nichols" w:date="2024-01-24T10:54:00Z" w:name="move156986112"/>
      <w:moveTo w:id="246" w:author="Virginia Nichols" w:date="2024-01-24T10:54:00Z">
        <w:r w:rsidRPr="00C718B4">
          <w:rPr>
            <w:b/>
            <w:bCs/>
          </w:rPr>
          <w:t>Table S</w:t>
        </w:r>
        <w:del w:id="247" w:author="Virginia Nichols" w:date="2024-01-24T10:54:00Z">
          <w:r w:rsidRPr="00C718B4" w:rsidDel="008C3EE9">
            <w:rPr>
              <w:b/>
              <w:bCs/>
            </w:rPr>
            <w:delText>4</w:delText>
          </w:r>
        </w:del>
      </w:moveTo>
      <w:ins w:id="248" w:author="Virginia Nichols" w:date="2024-01-24T10:54:00Z">
        <w:r>
          <w:rPr>
            <w:b/>
            <w:bCs/>
          </w:rPr>
          <w:t>1</w:t>
        </w:r>
      </w:ins>
      <w:moveTo w:id="249" w:author="Virginia Nichols" w:date="2024-01-24T10:54:00Z">
        <w:r w:rsidRPr="00C718B4">
          <w:t xml:space="preserve"> – Summary of above-ground growth-analysis and rooting depth non-linear parameter fits</w:t>
        </w:r>
      </w:moveTo>
    </w:p>
    <w:moveToRangeEnd w:id="245"/>
    <w:p w14:paraId="15F5BDA8" w14:textId="1D6E70E3" w:rsidR="00FD7744" w:rsidRPr="00C718B4" w:rsidRDefault="00FD7744" w:rsidP="00FD7744">
      <w:pPr>
        <w:spacing w:line="480" w:lineRule="auto"/>
      </w:pPr>
      <w:r w:rsidRPr="00C718B4">
        <w:rPr>
          <w:b/>
          <w:bCs/>
        </w:rPr>
        <w:t>Table S</w:t>
      </w:r>
      <w:del w:id="250" w:author="Virginia Nichols" w:date="2024-01-24T10:55:00Z">
        <w:r w:rsidRPr="00C718B4" w:rsidDel="008C3EE9">
          <w:rPr>
            <w:b/>
            <w:bCs/>
          </w:rPr>
          <w:delText>1</w:delText>
        </w:r>
      </w:del>
      <w:ins w:id="251" w:author="Virginia Nichols" w:date="2024-01-24T10:55:00Z">
        <w:r w:rsidR="008C3EE9">
          <w:rPr>
            <w:b/>
            <w:bCs/>
          </w:rPr>
          <w:t>2</w:t>
        </w:r>
      </w:ins>
      <w:r w:rsidRPr="00C718B4">
        <w:rPr>
          <w:b/>
          <w:bCs/>
        </w:rPr>
        <w:t xml:space="preserve"> </w:t>
      </w:r>
      <w:r w:rsidRPr="00C718B4">
        <w:t xml:space="preserve">- Summary of ‘background’ root samples taken shortly before maize </w:t>
      </w:r>
      <w:proofErr w:type="gramStart"/>
      <w:r w:rsidRPr="00C718B4">
        <w:t>planting</w:t>
      </w:r>
      <w:proofErr w:type="gramEnd"/>
    </w:p>
    <w:p w14:paraId="65BCAE1E" w14:textId="3DAC6623" w:rsidR="00196245" w:rsidRPr="00C718B4" w:rsidRDefault="00196245" w:rsidP="00196245">
      <w:pPr>
        <w:spacing w:line="480" w:lineRule="auto"/>
      </w:pPr>
      <w:r w:rsidRPr="00C718B4">
        <w:rPr>
          <w:b/>
          <w:bCs/>
        </w:rPr>
        <w:t xml:space="preserve">Table </w:t>
      </w:r>
      <w:del w:id="252" w:author="Virginia Nichols" w:date="2024-01-24T10:55:00Z">
        <w:r w:rsidRPr="00C718B4" w:rsidDel="008C3EE9">
          <w:rPr>
            <w:b/>
            <w:bCs/>
          </w:rPr>
          <w:delText>S2</w:delText>
        </w:r>
        <w:r w:rsidRPr="00C718B4" w:rsidDel="008C3EE9">
          <w:delText xml:space="preserve"> </w:delText>
        </w:r>
      </w:del>
      <w:ins w:id="253" w:author="Virginia Nichols" w:date="2024-01-24T10:55:00Z">
        <w:r w:rsidR="008C3EE9" w:rsidRPr="00C718B4">
          <w:rPr>
            <w:b/>
            <w:bCs/>
          </w:rPr>
          <w:t>S</w:t>
        </w:r>
        <w:r w:rsidR="008C3EE9">
          <w:rPr>
            <w:b/>
            <w:bCs/>
          </w:rPr>
          <w:t>3</w:t>
        </w:r>
        <w:r w:rsidR="008C3EE9" w:rsidRPr="00C718B4">
          <w:t xml:space="preserve"> </w:t>
        </w:r>
      </w:ins>
      <w:r w:rsidRPr="00C718B4">
        <w:t>- Summary of fixed effect tests on root mass</w:t>
      </w:r>
    </w:p>
    <w:p w14:paraId="12911E5F" w14:textId="26C45026" w:rsidR="00EC58E2" w:rsidRPr="00C718B4" w:rsidRDefault="00EC58E2" w:rsidP="00EC58E2">
      <w:pPr>
        <w:spacing w:line="480" w:lineRule="auto"/>
      </w:pPr>
      <w:r w:rsidRPr="00C718B4">
        <w:rPr>
          <w:b/>
          <w:bCs/>
        </w:rPr>
        <w:t xml:space="preserve">Table </w:t>
      </w:r>
      <w:del w:id="254" w:author="Virginia Nichols" w:date="2024-01-24T10:55:00Z">
        <w:r w:rsidRPr="00C718B4" w:rsidDel="008C3EE9">
          <w:rPr>
            <w:b/>
            <w:bCs/>
          </w:rPr>
          <w:delText>S3</w:delText>
        </w:r>
        <w:r w:rsidRPr="00C718B4" w:rsidDel="008C3EE9">
          <w:delText xml:space="preserve"> </w:delText>
        </w:r>
      </w:del>
      <w:ins w:id="255" w:author="Virginia Nichols" w:date="2024-01-24T10:55:00Z">
        <w:r w:rsidR="008C3EE9" w:rsidRPr="00C718B4">
          <w:rPr>
            <w:b/>
            <w:bCs/>
          </w:rPr>
          <w:t>S</w:t>
        </w:r>
        <w:r w:rsidR="008C3EE9">
          <w:rPr>
            <w:b/>
            <w:bCs/>
          </w:rPr>
          <w:t>4</w:t>
        </w:r>
        <w:r w:rsidR="008C3EE9" w:rsidRPr="00C718B4">
          <w:t xml:space="preserve"> </w:t>
        </w:r>
      </w:ins>
      <w:r w:rsidRPr="00C718B4">
        <w:t xml:space="preserve">- Summary of root mass added contrasts for the complex versus </w:t>
      </w:r>
      <w:r w:rsidR="00CD0A36">
        <w:t>short rotation</w:t>
      </w:r>
      <w:r w:rsidRPr="00C718B4">
        <w:t xml:space="preserve"> at each </w:t>
      </w:r>
      <w:proofErr w:type="gramStart"/>
      <w:r w:rsidRPr="00C718B4">
        <w:t>depth</w:t>
      </w:r>
      <w:proofErr w:type="gramEnd"/>
    </w:p>
    <w:p w14:paraId="4BA3D054" w14:textId="4EC1B327" w:rsidR="00196245" w:rsidRPr="00C718B4" w:rsidDel="008C3EE9" w:rsidRDefault="00196245" w:rsidP="00196245">
      <w:pPr>
        <w:spacing w:line="480" w:lineRule="auto"/>
        <w:rPr>
          <w:moveFrom w:id="256" w:author="Virginia Nichols" w:date="2024-01-24T10:54:00Z"/>
        </w:rPr>
      </w:pPr>
      <w:moveFromRangeStart w:id="257" w:author="Virginia Nichols" w:date="2024-01-24T10:54:00Z" w:name="move156986112"/>
      <w:moveFrom w:id="258" w:author="Virginia Nichols" w:date="2024-01-24T10:54:00Z">
        <w:r w:rsidRPr="00C718B4" w:rsidDel="008C3EE9">
          <w:rPr>
            <w:b/>
            <w:bCs/>
          </w:rPr>
          <w:t>Table S</w:t>
        </w:r>
        <w:r w:rsidR="00EC58E2" w:rsidRPr="00C718B4" w:rsidDel="008C3EE9">
          <w:rPr>
            <w:b/>
            <w:bCs/>
          </w:rPr>
          <w:t>4</w:t>
        </w:r>
        <w:r w:rsidRPr="00C718B4" w:rsidDel="008C3EE9">
          <w:t xml:space="preserve"> – Summary of above-ground growth-analysis and</w:t>
        </w:r>
        <w:r w:rsidR="00A51F4B" w:rsidRPr="00C718B4" w:rsidDel="008C3EE9">
          <w:t xml:space="preserve"> rooting depth non-linear parameter fits</w:t>
        </w:r>
      </w:moveFrom>
    </w:p>
    <w:moveFromRangeEnd w:id="257"/>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w:t>
      </w:r>
      <w:proofErr w:type="gramStart"/>
      <w:r w:rsidRPr="00E25846">
        <w:rPr>
          <w:color w:val="auto"/>
        </w:rPr>
        <w:t>dataset</w:t>
      </w:r>
      <w:proofErr w:type="gramEnd"/>
      <w:r w:rsidRPr="00E25846">
        <w:rPr>
          <w:color w:val="auto"/>
        </w:rPr>
        <w:t xml:space="preserve"> and unsmoothed fitted values</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15E3C18C" w:rsidR="008C4354" w:rsidRPr="00C718B4" w:rsidRDefault="00AE6870" w:rsidP="008C4354">
      <w:pPr>
        <w:pStyle w:val="NoSpacing"/>
        <w:spacing w:line="480" w:lineRule="auto"/>
        <w:jc w:val="center"/>
      </w:pPr>
      <w:r>
        <w:rPr>
          <w:noProof/>
        </w:rPr>
        <w:lastRenderedPageBreak/>
        <w:drawing>
          <wp:inline distT="0" distB="0" distL="0" distR="0" wp14:anchorId="5D84CB2F" wp14:editId="656E2B14">
            <wp:extent cx="5943600" cy="6175375"/>
            <wp:effectExtent l="0" t="0" r="0" b="0"/>
            <wp:docPr id="6795478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782" name="Picture 14"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061EDFBE"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xml:space="preserve">.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 xml:space="preserve">points represent individual sensor values, lines the estimated values, and ribbons the 95% confidence interval around the </w:t>
      </w:r>
      <w:proofErr w:type="gramStart"/>
      <w:r w:rsidRPr="00C718B4">
        <w:rPr>
          <w:color w:val="auto"/>
        </w:rPr>
        <w:t>estimates</w:t>
      </w:r>
      <w:proofErr w:type="gramEnd"/>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0FAA1E51">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 xml:space="preserve">Data from Lazicki et al. 2016 shows differences in maize root structures coinciding with maize yield differences in short and extended maize rotations in </w:t>
      </w:r>
      <w:proofErr w:type="gramStart"/>
      <w:r w:rsidRPr="000D38D5">
        <w:rPr>
          <w:i/>
          <w:iCs/>
        </w:rPr>
        <w:t>2009</w:t>
      </w:r>
      <w:proofErr w:type="gramEnd"/>
    </w:p>
    <w:p w14:paraId="50685AB9" w14:textId="77777777" w:rsidR="008C4354" w:rsidRPr="00C718B4" w:rsidRDefault="008C4354" w:rsidP="000D38D5">
      <w:pPr>
        <w:pStyle w:val="Body"/>
        <w:ind w:firstLine="0"/>
        <w:rPr>
          <w:color w:val="auto"/>
        </w:rPr>
      </w:pPr>
    </w:p>
    <w:p w14:paraId="0DFF4006" w14:textId="3D519A10" w:rsidR="008C3EE9" w:rsidRPr="00C718B4" w:rsidRDefault="008C3EE9" w:rsidP="008C3EE9">
      <w:pPr>
        <w:pStyle w:val="CaptionSpecAPA"/>
        <w:keepNext/>
        <w:spacing w:line="480" w:lineRule="auto"/>
        <w:rPr>
          <w:ins w:id="259" w:author="Virginia Nichols" w:date="2024-01-24T10:55:00Z"/>
          <w:color w:val="auto"/>
        </w:rPr>
      </w:pPr>
      <w:ins w:id="260" w:author="Virginia Nichols" w:date="2024-01-24T10:55:00Z">
        <w:r w:rsidRPr="00C718B4">
          <w:rPr>
            <w:b/>
            <w:bCs/>
            <w:color w:val="auto"/>
          </w:rPr>
          <w:lastRenderedPageBreak/>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ins>
      <w:ins w:id="261" w:author="Virginia Nichols" w:date="2024-01-24T10:56:00Z">
        <w:r>
          <w:rPr>
            <w:color w:val="auto"/>
          </w:rPr>
          <w:t>es</w:t>
        </w:r>
      </w:ins>
      <w:ins w:id="262" w:author="Virginia Nichols" w:date="2024-01-24T11:01:00Z">
        <w:r>
          <w:rPr>
            <w:color w:val="auto"/>
          </w:rPr>
          <w:t>, parameters that differed significantly by rotation (p&lt;0.05) are bolded.</w:t>
        </w:r>
      </w:ins>
    </w:p>
    <w:tbl>
      <w:tblPr>
        <w:tblW w:w="0" w:type="auto"/>
        <w:jc w:val="center"/>
        <w:tblLook w:val="04A0" w:firstRow="1" w:lastRow="0" w:firstColumn="1" w:lastColumn="0" w:noHBand="0" w:noVBand="1"/>
        <w:tblPrChange w:id="263" w:author="Virginia Nichols" w:date="2024-01-24T10:56:00Z">
          <w:tblPr>
            <w:tblW w:w="0" w:type="auto"/>
            <w:jc w:val="center"/>
            <w:tblLook w:val="04A0" w:firstRow="1" w:lastRow="0" w:firstColumn="1" w:lastColumn="0" w:noHBand="0" w:noVBand="1"/>
          </w:tblPr>
        </w:tblPrChange>
      </w:tblPr>
      <w:tblGrid>
        <w:gridCol w:w="1003"/>
        <w:gridCol w:w="1123"/>
        <w:gridCol w:w="2040"/>
        <w:gridCol w:w="2160"/>
        <w:gridCol w:w="2584"/>
        <w:tblGridChange w:id="264">
          <w:tblGrid>
            <w:gridCol w:w="1003"/>
            <w:gridCol w:w="1123"/>
            <w:gridCol w:w="2040"/>
            <w:gridCol w:w="2160"/>
            <w:gridCol w:w="2584"/>
          </w:tblGrid>
        </w:tblGridChange>
      </w:tblGrid>
      <w:tr w:rsidR="008C3EE9" w:rsidRPr="00C718B4" w14:paraId="47D9F841" w14:textId="77777777" w:rsidTr="008C3EE9">
        <w:trPr>
          <w:trHeight w:val="300"/>
          <w:jc w:val="center"/>
          <w:trPrChange w:id="265" w:author="Virginia Nichols" w:date="2024-01-24T10:56:00Z">
            <w:trPr>
              <w:trHeight w:val="300"/>
              <w:jc w:val="center"/>
            </w:trPr>
          </w:trPrChange>
        </w:trPr>
        <w:tc>
          <w:tcPr>
            <w:tcW w:w="1003" w:type="dxa"/>
            <w:tcBorders>
              <w:top w:val="single" w:sz="4" w:space="0" w:color="auto"/>
              <w:bottom w:val="single" w:sz="4" w:space="0" w:color="auto"/>
            </w:tcBorders>
            <w:shd w:val="clear" w:color="auto" w:fill="auto"/>
            <w:noWrap/>
            <w:vAlign w:val="center"/>
            <w:hideMark/>
            <w:tcPrChange w:id="266" w:author="Virginia Nichols" w:date="2024-01-24T10:56:00Z">
              <w:tcPr>
                <w:tcW w:w="1003" w:type="dxa"/>
                <w:tcBorders>
                  <w:top w:val="single" w:sz="4" w:space="0" w:color="auto"/>
                  <w:bottom w:val="single" w:sz="4" w:space="0" w:color="auto"/>
                </w:tcBorders>
                <w:shd w:val="clear" w:color="auto" w:fill="auto"/>
                <w:noWrap/>
                <w:vAlign w:val="center"/>
                <w:hideMark/>
              </w:tcPr>
            </w:tcPrChange>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Change w:id="267" w:author="Virginia Nichols" w:date="2024-01-24T10:56:00Z">
              <w:tcPr>
                <w:tcW w:w="1110" w:type="dxa"/>
                <w:tcBorders>
                  <w:top w:val="single" w:sz="4" w:space="0" w:color="auto"/>
                  <w:bottom w:val="single" w:sz="4" w:space="0" w:color="auto"/>
                </w:tcBorders>
                <w:shd w:val="clear" w:color="auto" w:fill="auto"/>
                <w:noWrap/>
                <w:vAlign w:val="center"/>
                <w:hideMark/>
              </w:tcPr>
            </w:tcPrChange>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Change w:id="268" w:author="Virginia Nichols" w:date="2024-01-24T10:56:00Z">
              <w:tcPr>
                <w:tcW w:w="2040" w:type="dxa"/>
                <w:tcBorders>
                  <w:top w:val="single" w:sz="4" w:space="0" w:color="auto"/>
                  <w:bottom w:val="single" w:sz="4" w:space="0" w:color="auto"/>
                </w:tcBorders>
                <w:shd w:val="clear" w:color="auto" w:fill="auto"/>
                <w:noWrap/>
                <w:vAlign w:val="center"/>
                <w:hideMark/>
              </w:tcPr>
            </w:tcPrChange>
          </w:tcPr>
          <w:p w14:paraId="0DC8D6DA" w14:textId="77777777" w:rsidR="008C3EE9" w:rsidRPr="00C718B4" w:rsidRDefault="008C3EE9" w:rsidP="00F87EC2">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Change w:id="269" w:author="Virginia Nichols" w:date="2024-01-24T10:56:00Z">
              <w:tcPr>
                <w:tcW w:w="2160" w:type="dxa"/>
                <w:tcBorders>
                  <w:top w:val="single" w:sz="4" w:space="0" w:color="auto"/>
                  <w:bottom w:val="single" w:sz="4" w:space="0" w:color="auto"/>
                </w:tcBorders>
                <w:shd w:val="clear" w:color="auto" w:fill="auto"/>
                <w:noWrap/>
                <w:vAlign w:val="center"/>
                <w:hideMark/>
              </w:tcPr>
            </w:tcPrChange>
          </w:tcPr>
          <w:p w14:paraId="6CE71028" w14:textId="77777777" w:rsidR="008C3EE9" w:rsidRPr="00C718B4" w:rsidRDefault="008C3EE9" w:rsidP="00F87EC2">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Change w:id="270" w:author="Virginia Nichols" w:date="2024-01-24T10:56:00Z">
              <w:tcPr>
                <w:tcW w:w="2584" w:type="dxa"/>
                <w:tcBorders>
                  <w:top w:val="single" w:sz="4" w:space="0" w:color="auto"/>
                  <w:bottom w:val="single" w:sz="4" w:space="0" w:color="auto"/>
                </w:tcBorders>
                <w:shd w:val="clear" w:color="auto" w:fill="auto"/>
                <w:noWrap/>
                <w:vAlign w:val="center"/>
                <w:hideMark/>
              </w:tcPr>
            </w:tcPrChange>
          </w:tcPr>
          <w:p w14:paraId="7763B9C0" w14:textId="77777777" w:rsidR="008C3EE9" w:rsidRPr="00C718B4" w:rsidRDefault="008C3EE9" w:rsidP="00F87EC2">
            <w:pPr>
              <w:pStyle w:val="NoSpacing"/>
              <w:keepNext/>
              <w:keepLines/>
              <w:jc w:val="center"/>
              <w:rPr>
                <w:b/>
              </w:rPr>
            </w:pPr>
            <w:proofErr w:type="spellStart"/>
            <w:r w:rsidRPr="00C718B4">
              <w:rPr>
                <w:b/>
              </w:rPr>
              <w:t>scal</w:t>
            </w:r>
            <w:proofErr w:type="spellEnd"/>
          </w:p>
        </w:tc>
      </w:tr>
      <w:tr w:rsidR="008C3EE9" w:rsidRPr="00C718B4" w14:paraId="1642076C" w14:textId="77777777" w:rsidTr="008C3EE9">
        <w:trPr>
          <w:trHeight w:val="300"/>
          <w:jc w:val="center"/>
          <w:trPrChange w:id="271" w:author="Virginia Nichols" w:date="2024-01-24T10:56:00Z">
            <w:trPr>
              <w:trHeight w:val="300"/>
              <w:jc w:val="center"/>
            </w:trPr>
          </w:trPrChange>
        </w:trPr>
        <w:tc>
          <w:tcPr>
            <w:tcW w:w="1003" w:type="dxa"/>
            <w:tcBorders>
              <w:top w:val="single" w:sz="4" w:space="0" w:color="auto"/>
              <w:bottom w:val="single" w:sz="4" w:space="0" w:color="auto"/>
            </w:tcBorders>
            <w:shd w:val="clear" w:color="auto" w:fill="auto"/>
            <w:noWrap/>
            <w:vAlign w:val="center"/>
            <w:tcPrChange w:id="272" w:author="Virginia Nichols" w:date="2024-01-24T10:56:00Z">
              <w:tcPr>
                <w:tcW w:w="1003" w:type="dxa"/>
                <w:tcBorders>
                  <w:top w:val="single" w:sz="4" w:space="0" w:color="auto"/>
                  <w:bottom w:val="single" w:sz="4" w:space="0" w:color="auto"/>
                </w:tcBorders>
                <w:shd w:val="clear" w:color="auto" w:fill="auto"/>
                <w:noWrap/>
                <w:vAlign w:val="center"/>
              </w:tcPr>
            </w:tcPrChange>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Change w:id="273" w:author="Virginia Nichols" w:date="2024-01-24T10:56:00Z">
              <w:tcPr>
                <w:tcW w:w="1110" w:type="dxa"/>
                <w:tcBorders>
                  <w:top w:val="single" w:sz="4" w:space="0" w:color="auto"/>
                  <w:bottom w:val="single" w:sz="4" w:space="0" w:color="auto"/>
                </w:tcBorders>
                <w:shd w:val="clear" w:color="auto" w:fill="auto"/>
                <w:noWrap/>
                <w:vAlign w:val="center"/>
              </w:tcPr>
            </w:tcPrChange>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Change w:id="274" w:author="Virginia Nichols" w:date="2024-01-24T10:56:00Z">
              <w:tcPr>
                <w:tcW w:w="2040" w:type="dxa"/>
                <w:tcBorders>
                  <w:top w:val="single" w:sz="4" w:space="0" w:color="auto"/>
                  <w:bottom w:val="single" w:sz="4" w:space="0" w:color="auto"/>
                </w:tcBorders>
                <w:shd w:val="clear" w:color="auto" w:fill="auto"/>
                <w:noWrap/>
                <w:vAlign w:val="center"/>
              </w:tcPr>
            </w:tcPrChange>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Change w:id="275" w:author="Virginia Nichols" w:date="2024-01-24T10:56:00Z">
              <w:tcPr>
                <w:tcW w:w="2160" w:type="dxa"/>
                <w:tcBorders>
                  <w:top w:val="single" w:sz="4" w:space="0" w:color="auto"/>
                  <w:bottom w:val="single" w:sz="4" w:space="0" w:color="auto"/>
                </w:tcBorders>
                <w:shd w:val="clear" w:color="auto" w:fill="auto"/>
                <w:noWrap/>
                <w:vAlign w:val="center"/>
              </w:tcPr>
            </w:tcPrChange>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Change w:id="276" w:author="Virginia Nichols" w:date="2024-01-24T10:56:00Z">
              <w:tcPr>
                <w:tcW w:w="2584" w:type="dxa"/>
                <w:tcBorders>
                  <w:top w:val="single" w:sz="4" w:space="0" w:color="auto"/>
                  <w:bottom w:val="single" w:sz="4" w:space="0" w:color="auto"/>
                </w:tcBorders>
                <w:shd w:val="clear" w:color="auto" w:fill="auto"/>
                <w:noWrap/>
                <w:vAlign w:val="center"/>
              </w:tcPr>
            </w:tcPrChange>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8C3EE9" w:rsidRDefault="008C3EE9" w:rsidP="00F87EC2">
            <w:pPr>
              <w:pStyle w:val="NoSpacing"/>
              <w:keepLines/>
              <w:jc w:val="center"/>
              <w:rPr>
                <w:b/>
                <w:bCs/>
                <w:rPrChange w:id="277" w:author="Virginia Nichols" w:date="2024-01-24T11:00:00Z">
                  <w:rPr/>
                </w:rPrChange>
              </w:rPr>
            </w:pPr>
            <w:r w:rsidRPr="008C3EE9">
              <w:rPr>
                <w:b/>
                <w:bCs/>
                <w:rPrChange w:id="278" w:author="Virginia Nichols" w:date="2024-01-24T11:00:00Z">
                  <w:rPr/>
                </w:rPrChange>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8C3EE9">
        <w:trPr>
          <w:trHeight w:val="300"/>
          <w:jc w:val="center"/>
          <w:trPrChange w:id="279" w:author="Virginia Nichols" w:date="2024-01-24T10:56:00Z">
            <w:trPr>
              <w:trHeight w:val="300"/>
              <w:jc w:val="center"/>
            </w:trPr>
          </w:trPrChange>
        </w:trPr>
        <w:tc>
          <w:tcPr>
            <w:tcW w:w="1003" w:type="dxa"/>
            <w:shd w:val="clear" w:color="auto" w:fill="auto"/>
            <w:noWrap/>
            <w:vAlign w:val="center"/>
            <w:tcPrChange w:id="280" w:author="Virginia Nichols" w:date="2024-01-24T10:56:00Z">
              <w:tcPr>
                <w:tcW w:w="1003" w:type="dxa"/>
                <w:tcBorders>
                  <w:bottom w:val="single" w:sz="4" w:space="0" w:color="auto"/>
                </w:tcBorders>
                <w:shd w:val="clear" w:color="auto" w:fill="auto"/>
                <w:noWrap/>
                <w:vAlign w:val="center"/>
              </w:tcPr>
            </w:tcPrChange>
          </w:tcPr>
          <w:p w14:paraId="30B844ED" w14:textId="77777777" w:rsidR="008C3EE9" w:rsidRPr="00C718B4" w:rsidRDefault="008C3EE9" w:rsidP="00F87EC2">
            <w:pPr>
              <w:pStyle w:val="NoSpacing"/>
              <w:keepLines/>
              <w:jc w:val="center"/>
            </w:pPr>
          </w:p>
        </w:tc>
        <w:tc>
          <w:tcPr>
            <w:tcW w:w="1123" w:type="dxa"/>
            <w:shd w:val="clear" w:color="auto" w:fill="auto"/>
            <w:noWrap/>
            <w:vAlign w:val="center"/>
            <w:tcPrChange w:id="281" w:author="Virginia Nichols" w:date="2024-01-24T10:56:00Z">
              <w:tcPr>
                <w:tcW w:w="1123" w:type="dxa"/>
                <w:tcBorders>
                  <w:bottom w:val="single" w:sz="4" w:space="0" w:color="auto"/>
                </w:tcBorders>
                <w:shd w:val="clear" w:color="auto" w:fill="auto"/>
                <w:noWrap/>
                <w:vAlign w:val="center"/>
              </w:tcPr>
            </w:tcPrChange>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Change w:id="282" w:author="Virginia Nichols" w:date="2024-01-24T10:56:00Z">
              <w:tcPr>
                <w:tcW w:w="2040" w:type="dxa"/>
                <w:tcBorders>
                  <w:bottom w:val="single" w:sz="4" w:space="0" w:color="auto"/>
                </w:tcBorders>
                <w:shd w:val="clear" w:color="auto" w:fill="auto"/>
                <w:noWrap/>
                <w:vAlign w:val="center"/>
              </w:tcPr>
            </w:tcPrChange>
          </w:tcPr>
          <w:p w14:paraId="2C502574" w14:textId="77777777" w:rsidR="008C3EE9" w:rsidRPr="008C3EE9" w:rsidRDefault="008C3EE9" w:rsidP="00F87EC2">
            <w:pPr>
              <w:pStyle w:val="NoSpacing"/>
              <w:keepLines/>
              <w:jc w:val="center"/>
              <w:rPr>
                <w:b/>
                <w:bCs/>
                <w:rPrChange w:id="283" w:author="Virginia Nichols" w:date="2024-01-24T11:00:00Z">
                  <w:rPr/>
                </w:rPrChange>
              </w:rPr>
            </w:pPr>
            <w:r w:rsidRPr="008C3EE9">
              <w:rPr>
                <w:b/>
                <w:bCs/>
                <w:rPrChange w:id="284" w:author="Virginia Nichols" w:date="2024-01-24T11:00:00Z">
                  <w:rPr/>
                </w:rPrChange>
              </w:rPr>
              <w:t>82 (CI:59-106)</w:t>
            </w:r>
          </w:p>
        </w:tc>
        <w:tc>
          <w:tcPr>
            <w:tcW w:w="2160" w:type="dxa"/>
            <w:shd w:val="clear" w:color="auto" w:fill="auto"/>
            <w:noWrap/>
            <w:vAlign w:val="center"/>
            <w:tcPrChange w:id="285" w:author="Virginia Nichols" w:date="2024-01-24T10:56:00Z">
              <w:tcPr>
                <w:tcW w:w="2160" w:type="dxa"/>
                <w:tcBorders>
                  <w:bottom w:val="single" w:sz="4" w:space="0" w:color="auto"/>
                </w:tcBorders>
                <w:shd w:val="clear" w:color="auto" w:fill="auto"/>
                <w:noWrap/>
                <w:vAlign w:val="center"/>
              </w:tcPr>
            </w:tcPrChange>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Change w:id="286" w:author="Virginia Nichols" w:date="2024-01-24T10:56:00Z">
              <w:tcPr>
                <w:tcW w:w="2584" w:type="dxa"/>
                <w:tcBorders>
                  <w:bottom w:val="single" w:sz="4" w:space="0" w:color="auto"/>
                </w:tcBorders>
                <w:shd w:val="clear" w:color="auto" w:fill="auto"/>
                <w:noWrap/>
                <w:vAlign w:val="center"/>
              </w:tcPr>
            </w:tcPrChange>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8C3EE9">
        <w:trPr>
          <w:trHeight w:val="300"/>
          <w:jc w:val="center"/>
          <w:trPrChange w:id="287" w:author="Virginia Nichols" w:date="2024-01-24T10:56:00Z">
            <w:trPr>
              <w:trHeight w:val="300"/>
              <w:jc w:val="center"/>
            </w:trPr>
          </w:trPrChange>
        </w:trPr>
        <w:tc>
          <w:tcPr>
            <w:tcW w:w="8910" w:type="dxa"/>
            <w:gridSpan w:val="5"/>
            <w:shd w:val="clear" w:color="auto" w:fill="F2F2F2" w:themeFill="background1" w:themeFillShade="F2"/>
            <w:noWrap/>
            <w:vAlign w:val="center"/>
            <w:tcPrChange w:id="288" w:author="Virginia Nichols" w:date="2024-01-24T10:56:00Z">
              <w:tcPr>
                <w:tcW w:w="8897" w:type="dxa"/>
                <w:gridSpan w:val="5"/>
                <w:tcBorders>
                  <w:top w:val="single" w:sz="4" w:space="0" w:color="auto"/>
                  <w:bottom w:val="single" w:sz="4" w:space="0" w:color="auto"/>
                </w:tcBorders>
                <w:shd w:val="clear" w:color="auto" w:fill="F2F2F2" w:themeFill="background1" w:themeFillShade="F2"/>
                <w:noWrap/>
                <w:vAlign w:val="center"/>
              </w:tcPr>
            </w:tcPrChange>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8C3EE9">
        <w:trPr>
          <w:trHeight w:val="300"/>
          <w:jc w:val="center"/>
          <w:trPrChange w:id="289" w:author="Virginia Nichols" w:date="2024-01-24T10:56:00Z">
            <w:trPr>
              <w:trHeight w:val="300"/>
              <w:jc w:val="center"/>
            </w:trPr>
          </w:trPrChange>
        </w:trPr>
        <w:tc>
          <w:tcPr>
            <w:tcW w:w="1003" w:type="dxa"/>
            <w:vMerge w:val="restart"/>
            <w:shd w:val="clear" w:color="auto" w:fill="auto"/>
            <w:noWrap/>
            <w:vAlign w:val="center"/>
            <w:hideMark/>
            <w:tcPrChange w:id="290" w:author="Virginia Nichols" w:date="2024-01-24T10:56:00Z">
              <w:tcPr>
                <w:tcW w:w="1003" w:type="dxa"/>
                <w:vMerge w:val="restart"/>
                <w:tcBorders>
                  <w:top w:val="single" w:sz="4" w:space="0" w:color="auto"/>
                </w:tcBorders>
                <w:shd w:val="clear" w:color="auto" w:fill="auto"/>
                <w:noWrap/>
                <w:vAlign w:val="center"/>
                <w:hideMark/>
              </w:tcPr>
            </w:tcPrChange>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Change w:id="291" w:author="Virginia Nichols" w:date="2024-01-24T10:56:00Z">
              <w:tcPr>
                <w:tcW w:w="1110" w:type="dxa"/>
                <w:tcBorders>
                  <w:top w:val="single" w:sz="4" w:space="0" w:color="auto"/>
                </w:tcBorders>
                <w:shd w:val="clear" w:color="auto" w:fill="auto"/>
                <w:noWrap/>
                <w:vAlign w:val="center"/>
                <w:hideMark/>
              </w:tcPr>
            </w:tcPrChange>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Change w:id="292" w:author="Virginia Nichols" w:date="2024-01-24T10:56:00Z">
              <w:tcPr>
                <w:tcW w:w="2040" w:type="dxa"/>
                <w:tcBorders>
                  <w:top w:val="single" w:sz="4" w:space="0" w:color="auto"/>
                </w:tcBorders>
                <w:shd w:val="clear" w:color="auto" w:fill="auto"/>
                <w:noWrap/>
                <w:vAlign w:val="center"/>
                <w:hideMark/>
              </w:tcPr>
            </w:tcPrChange>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Change w:id="293" w:author="Virginia Nichols" w:date="2024-01-24T10:56:00Z">
              <w:tcPr>
                <w:tcW w:w="2160" w:type="dxa"/>
                <w:tcBorders>
                  <w:top w:val="single" w:sz="4" w:space="0" w:color="auto"/>
                </w:tcBorders>
                <w:shd w:val="clear" w:color="auto" w:fill="auto"/>
                <w:noWrap/>
                <w:vAlign w:val="center"/>
                <w:hideMark/>
              </w:tcPr>
            </w:tcPrChange>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Change w:id="294" w:author="Virginia Nichols" w:date="2024-01-24T10:56:00Z">
              <w:tcPr>
                <w:tcW w:w="2584" w:type="dxa"/>
                <w:tcBorders>
                  <w:top w:val="single" w:sz="4" w:space="0" w:color="auto"/>
                </w:tcBorders>
                <w:shd w:val="clear" w:color="auto" w:fill="auto"/>
                <w:noWrap/>
                <w:vAlign w:val="center"/>
                <w:hideMark/>
              </w:tcPr>
            </w:tcPrChange>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8C3EE9">
        <w:trPr>
          <w:trHeight w:val="300"/>
          <w:jc w:val="center"/>
          <w:trPrChange w:id="295" w:author="Virginia Nichols" w:date="2024-01-24T10:56:00Z">
            <w:trPr>
              <w:trHeight w:val="300"/>
              <w:jc w:val="center"/>
            </w:trPr>
          </w:trPrChange>
        </w:trPr>
        <w:tc>
          <w:tcPr>
            <w:tcW w:w="1003" w:type="dxa"/>
            <w:vMerge/>
            <w:shd w:val="clear" w:color="auto" w:fill="auto"/>
            <w:noWrap/>
            <w:vAlign w:val="center"/>
            <w:hideMark/>
            <w:tcPrChange w:id="296" w:author="Virginia Nichols" w:date="2024-01-24T10:56:00Z">
              <w:tcPr>
                <w:tcW w:w="1003" w:type="dxa"/>
                <w:vMerge/>
                <w:shd w:val="clear" w:color="auto" w:fill="auto"/>
                <w:noWrap/>
                <w:vAlign w:val="center"/>
                <w:hideMark/>
              </w:tcPr>
            </w:tcPrChange>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Change w:id="297" w:author="Virginia Nichols" w:date="2024-01-24T10:56:00Z">
              <w:tcPr>
                <w:tcW w:w="1110" w:type="dxa"/>
                <w:shd w:val="clear" w:color="auto" w:fill="auto"/>
                <w:noWrap/>
                <w:vAlign w:val="center"/>
                <w:hideMark/>
              </w:tcPr>
            </w:tcPrChange>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Change w:id="298" w:author="Virginia Nichols" w:date="2024-01-24T10:56:00Z">
              <w:tcPr>
                <w:tcW w:w="2040" w:type="dxa"/>
                <w:shd w:val="clear" w:color="auto" w:fill="auto"/>
                <w:noWrap/>
                <w:vAlign w:val="center"/>
                <w:hideMark/>
              </w:tcPr>
            </w:tcPrChange>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Change w:id="299" w:author="Virginia Nichols" w:date="2024-01-24T10:56:00Z">
              <w:tcPr>
                <w:tcW w:w="2160" w:type="dxa"/>
                <w:shd w:val="clear" w:color="auto" w:fill="auto"/>
                <w:noWrap/>
                <w:vAlign w:val="center"/>
                <w:hideMark/>
              </w:tcPr>
            </w:tcPrChange>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Change w:id="300" w:author="Virginia Nichols" w:date="2024-01-24T10:56:00Z">
              <w:tcPr>
                <w:tcW w:w="2584" w:type="dxa"/>
                <w:shd w:val="clear" w:color="auto" w:fill="auto"/>
                <w:noWrap/>
                <w:vAlign w:val="center"/>
                <w:hideMark/>
              </w:tcPr>
            </w:tcPrChange>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8C3EE9">
        <w:trPr>
          <w:trHeight w:val="80"/>
          <w:jc w:val="center"/>
          <w:trPrChange w:id="301" w:author="Virginia Nichols" w:date="2024-01-24T10:56:00Z">
            <w:trPr>
              <w:trHeight w:val="80"/>
              <w:jc w:val="center"/>
            </w:trPr>
          </w:trPrChange>
        </w:trPr>
        <w:tc>
          <w:tcPr>
            <w:tcW w:w="1003" w:type="dxa"/>
            <w:shd w:val="clear" w:color="auto" w:fill="auto"/>
            <w:noWrap/>
            <w:vAlign w:val="center"/>
            <w:tcPrChange w:id="302" w:author="Virginia Nichols" w:date="2024-01-24T10:56:00Z">
              <w:tcPr>
                <w:tcW w:w="1003" w:type="dxa"/>
                <w:shd w:val="clear" w:color="auto" w:fill="auto"/>
                <w:noWrap/>
                <w:vAlign w:val="center"/>
              </w:tcPr>
            </w:tcPrChange>
          </w:tcPr>
          <w:p w14:paraId="33963E00" w14:textId="77777777" w:rsidR="008C3EE9" w:rsidRPr="00C718B4" w:rsidRDefault="008C3EE9" w:rsidP="00F87EC2">
            <w:pPr>
              <w:pStyle w:val="NoSpacing"/>
              <w:keepLines/>
              <w:jc w:val="center"/>
            </w:pPr>
          </w:p>
        </w:tc>
        <w:tc>
          <w:tcPr>
            <w:tcW w:w="1123" w:type="dxa"/>
            <w:shd w:val="clear" w:color="auto" w:fill="auto"/>
            <w:noWrap/>
            <w:vAlign w:val="center"/>
            <w:tcPrChange w:id="303" w:author="Virginia Nichols" w:date="2024-01-24T10:56:00Z">
              <w:tcPr>
                <w:tcW w:w="1110" w:type="dxa"/>
                <w:shd w:val="clear" w:color="auto" w:fill="auto"/>
                <w:noWrap/>
                <w:vAlign w:val="center"/>
              </w:tcPr>
            </w:tcPrChange>
          </w:tcPr>
          <w:p w14:paraId="25D5471D" w14:textId="77777777" w:rsidR="008C3EE9" w:rsidRPr="00C718B4" w:rsidRDefault="008C3EE9" w:rsidP="00F87EC2">
            <w:pPr>
              <w:pStyle w:val="NoSpacing"/>
              <w:keepLines/>
              <w:jc w:val="center"/>
            </w:pPr>
          </w:p>
        </w:tc>
        <w:tc>
          <w:tcPr>
            <w:tcW w:w="2040" w:type="dxa"/>
            <w:shd w:val="clear" w:color="auto" w:fill="auto"/>
            <w:noWrap/>
            <w:vAlign w:val="center"/>
            <w:tcPrChange w:id="304" w:author="Virginia Nichols" w:date="2024-01-24T10:56:00Z">
              <w:tcPr>
                <w:tcW w:w="2040" w:type="dxa"/>
                <w:shd w:val="clear" w:color="auto" w:fill="auto"/>
                <w:noWrap/>
                <w:vAlign w:val="center"/>
              </w:tcPr>
            </w:tcPrChange>
          </w:tcPr>
          <w:p w14:paraId="0215F775" w14:textId="77777777" w:rsidR="008C3EE9" w:rsidRPr="00C718B4" w:rsidRDefault="008C3EE9" w:rsidP="00F87EC2">
            <w:pPr>
              <w:pStyle w:val="NoSpacing"/>
              <w:keepLines/>
              <w:jc w:val="center"/>
            </w:pPr>
          </w:p>
        </w:tc>
        <w:tc>
          <w:tcPr>
            <w:tcW w:w="2160" w:type="dxa"/>
            <w:shd w:val="clear" w:color="auto" w:fill="auto"/>
            <w:noWrap/>
            <w:vAlign w:val="center"/>
            <w:tcPrChange w:id="305" w:author="Virginia Nichols" w:date="2024-01-24T10:56:00Z">
              <w:tcPr>
                <w:tcW w:w="2160" w:type="dxa"/>
                <w:shd w:val="clear" w:color="auto" w:fill="auto"/>
                <w:noWrap/>
                <w:vAlign w:val="center"/>
              </w:tcPr>
            </w:tcPrChange>
          </w:tcPr>
          <w:p w14:paraId="1FC307C4" w14:textId="77777777" w:rsidR="008C3EE9" w:rsidRPr="00C718B4" w:rsidRDefault="008C3EE9" w:rsidP="00F87EC2">
            <w:pPr>
              <w:pStyle w:val="NoSpacing"/>
              <w:keepLines/>
              <w:jc w:val="center"/>
            </w:pPr>
          </w:p>
        </w:tc>
        <w:tc>
          <w:tcPr>
            <w:tcW w:w="2584" w:type="dxa"/>
            <w:shd w:val="clear" w:color="auto" w:fill="auto"/>
            <w:noWrap/>
            <w:vAlign w:val="center"/>
            <w:tcPrChange w:id="306" w:author="Virginia Nichols" w:date="2024-01-24T10:56:00Z">
              <w:tcPr>
                <w:tcW w:w="2584" w:type="dxa"/>
                <w:shd w:val="clear" w:color="auto" w:fill="auto"/>
                <w:noWrap/>
                <w:vAlign w:val="center"/>
              </w:tcPr>
            </w:tcPrChange>
          </w:tcPr>
          <w:p w14:paraId="180DAFE4" w14:textId="77777777" w:rsidR="008C3EE9" w:rsidRPr="00C718B4" w:rsidRDefault="008C3EE9" w:rsidP="00F87EC2">
            <w:pPr>
              <w:pStyle w:val="NoSpacing"/>
              <w:keepLines/>
              <w:jc w:val="center"/>
            </w:pPr>
          </w:p>
        </w:tc>
      </w:tr>
      <w:tr w:rsidR="008C3EE9" w:rsidRPr="00C718B4" w14:paraId="5A1C7F77" w14:textId="77777777" w:rsidTr="008C3EE9">
        <w:trPr>
          <w:trHeight w:val="300"/>
          <w:jc w:val="center"/>
          <w:trPrChange w:id="307" w:author="Virginia Nichols" w:date="2024-01-24T10:56:00Z">
            <w:trPr>
              <w:trHeight w:val="300"/>
              <w:jc w:val="center"/>
            </w:trPr>
          </w:trPrChange>
        </w:trPr>
        <w:tc>
          <w:tcPr>
            <w:tcW w:w="1003" w:type="dxa"/>
            <w:vMerge w:val="restart"/>
            <w:shd w:val="clear" w:color="auto" w:fill="auto"/>
            <w:noWrap/>
            <w:vAlign w:val="center"/>
            <w:hideMark/>
            <w:tcPrChange w:id="308" w:author="Virginia Nichols" w:date="2024-01-24T10:56:00Z">
              <w:tcPr>
                <w:tcW w:w="1003" w:type="dxa"/>
                <w:vMerge w:val="restart"/>
                <w:shd w:val="clear" w:color="auto" w:fill="auto"/>
                <w:noWrap/>
                <w:vAlign w:val="center"/>
                <w:hideMark/>
              </w:tcPr>
            </w:tcPrChange>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Change w:id="309" w:author="Virginia Nichols" w:date="2024-01-24T10:56:00Z">
              <w:tcPr>
                <w:tcW w:w="1110" w:type="dxa"/>
                <w:shd w:val="clear" w:color="auto" w:fill="auto"/>
                <w:noWrap/>
                <w:vAlign w:val="center"/>
                <w:hideMark/>
              </w:tcPr>
            </w:tcPrChange>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Change w:id="310" w:author="Virginia Nichols" w:date="2024-01-24T10:56:00Z">
              <w:tcPr>
                <w:tcW w:w="2040" w:type="dxa"/>
                <w:shd w:val="clear" w:color="auto" w:fill="auto"/>
                <w:noWrap/>
                <w:vAlign w:val="center"/>
                <w:hideMark/>
              </w:tcPr>
            </w:tcPrChange>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Change w:id="311" w:author="Virginia Nichols" w:date="2024-01-24T10:56:00Z">
              <w:tcPr>
                <w:tcW w:w="2160" w:type="dxa"/>
                <w:shd w:val="clear" w:color="auto" w:fill="auto"/>
                <w:noWrap/>
                <w:vAlign w:val="center"/>
                <w:hideMark/>
              </w:tcPr>
            </w:tcPrChange>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Change w:id="312" w:author="Virginia Nichols" w:date="2024-01-24T10:56:00Z">
              <w:tcPr>
                <w:tcW w:w="2584" w:type="dxa"/>
                <w:shd w:val="clear" w:color="auto" w:fill="auto"/>
                <w:noWrap/>
                <w:vAlign w:val="center"/>
                <w:hideMark/>
              </w:tcPr>
            </w:tcPrChange>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8C3EE9">
        <w:trPr>
          <w:trHeight w:val="300"/>
          <w:jc w:val="center"/>
          <w:trPrChange w:id="313" w:author="Virginia Nichols" w:date="2024-01-24T10:56:00Z">
            <w:trPr>
              <w:trHeight w:val="300"/>
              <w:jc w:val="center"/>
            </w:trPr>
          </w:trPrChange>
        </w:trPr>
        <w:tc>
          <w:tcPr>
            <w:tcW w:w="1003" w:type="dxa"/>
            <w:vMerge/>
            <w:shd w:val="clear" w:color="auto" w:fill="auto"/>
            <w:noWrap/>
            <w:vAlign w:val="center"/>
            <w:hideMark/>
            <w:tcPrChange w:id="314" w:author="Virginia Nichols" w:date="2024-01-24T10:56:00Z">
              <w:tcPr>
                <w:tcW w:w="1003" w:type="dxa"/>
                <w:vMerge/>
                <w:shd w:val="clear" w:color="auto" w:fill="auto"/>
                <w:noWrap/>
                <w:vAlign w:val="center"/>
                <w:hideMark/>
              </w:tcPr>
            </w:tcPrChange>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Change w:id="315" w:author="Virginia Nichols" w:date="2024-01-24T10:56:00Z">
              <w:tcPr>
                <w:tcW w:w="1110" w:type="dxa"/>
                <w:shd w:val="clear" w:color="auto" w:fill="auto"/>
                <w:noWrap/>
                <w:vAlign w:val="center"/>
                <w:hideMark/>
              </w:tcPr>
            </w:tcPrChange>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Change w:id="316" w:author="Virginia Nichols" w:date="2024-01-24T10:56:00Z">
              <w:tcPr>
                <w:tcW w:w="2040" w:type="dxa"/>
                <w:shd w:val="clear" w:color="auto" w:fill="auto"/>
                <w:noWrap/>
                <w:vAlign w:val="center"/>
                <w:hideMark/>
              </w:tcPr>
            </w:tcPrChange>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Change w:id="317" w:author="Virginia Nichols" w:date="2024-01-24T10:56:00Z">
              <w:tcPr>
                <w:tcW w:w="2160" w:type="dxa"/>
                <w:shd w:val="clear" w:color="auto" w:fill="auto"/>
                <w:noWrap/>
                <w:vAlign w:val="center"/>
                <w:hideMark/>
              </w:tcPr>
            </w:tcPrChange>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Change w:id="318" w:author="Virginia Nichols" w:date="2024-01-24T10:56:00Z">
              <w:tcPr>
                <w:tcW w:w="2584" w:type="dxa"/>
                <w:shd w:val="clear" w:color="auto" w:fill="auto"/>
                <w:noWrap/>
                <w:vAlign w:val="center"/>
                <w:hideMark/>
              </w:tcPr>
            </w:tcPrChange>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8C3EE9">
        <w:trPr>
          <w:trHeight w:val="80"/>
          <w:jc w:val="center"/>
          <w:trPrChange w:id="319" w:author="Virginia Nichols" w:date="2024-01-24T10:56:00Z">
            <w:trPr>
              <w:trHeight w:val="80"/>
              <w:jc w:val="center"/>
            </w:trPr>
          </w:trPrChange>
        </w:trPr>
        <w:tc>
          <w:tcPr>
            <w:tcW w:w="1003" w:type="dxa"/>
            <w:shd w:val="clear" w:color="auto" w:fill="auto"/>
            <w:noWrap/>
            <w:vAlign w:val="center"/>
            <w:tcPrChange w:id="320" w:author="Virginia Nichols" w:date="2024-01-24T10:56:00Z">
              <w:tcPr>
                <w:tcW w:w="1003" w:type="dxa"/>
                <w:shd w:val="clear" w:color="auto" w:fill="auto"/>
                <w:noWrap/>
                <w:vAlign w:val="center"/>
              </w:tcPr>
            </w:tcPrChange>
          </w:tcPr>
          <w:p w14:paraId="2322E4BF" w14:textId="77777777" w:rsidR="008C3EE9" w:rsidRPr="00C718B4" w:rsidRDefault="008C3EE9" w:rsidP="00F87EC2">
            <w:pPr>
              <w:pStyle w:val="NoSpacing"/>
              <w:keepLines/>
              <w:jc w:val="center"/>
            </w:pPr>
          </w:p>
        </w:tc>
        <w:tc>
          <w:tcPr>
            <w:tcW w:w="1123" w:type="dxa"/>
            <w:shd w:val="clear" w:color="auto" w:fill="auto"/>
            <w:noWrap/>
            <w:vAlign w:val="center"/>
            <w:tcPrChange w:id="321" w:author="Virginia Nichols" w:date="2024-01-24T10:56:00Z">
              <w:tcPr>
                <w:tcW w:w="1110" w:type="dxa"/>
                <w:shd w:val="clear" w:color="auto" w:fill="auto"/>
                <w:noWrap/>
                <w:vAlign w:val="center"/>
              </w:tcPr>
            </w:tcPrChange>
          </w:tcPr>
          <w:p w14:paraId="0CAE3780" w14:textId="77777777" w:rsidR="008C3EE9" w:rsidRPr="00C718B4" w:rsidRDefault="008C3EE9" w:rsidP="00F87EC2">
            <w:pPr>
              <w:pStyle w:val="NoSpacing"/>
              <w:keepLines/>
              <w:jc w:val="center"/>
            </w:pPr>
          </w:p>
        </w:tc>
        <w:tc>
          <w:tcPr>
            <w:tcW w:w="2040" w:type="dxa"/>
            <w:shd w:val="clear" w:color="auto" w:fill="auto"/>
            <w:noWrap/>
            <w:vAlign w:val="center"/>
            <w:tcPrChange w:id="322" w:author="Virginia Nichols" w:date="2024-01-24T10:56:00Z">
              <w:tcPr>
                <w:tcW w:w="2040" w:type="dxa"/>
                <w:shd w:val="clear" w:color="auto" w:fill="auto"/>
                <w:noWrap/>
                <w:vAlign w:val="center"/>
              </w:tcPr>
            </w:tcPrChange>
          </w:tcPr>
          <w:p w14:paraId="1293E140" w14:textId="77777777" w:rsidR="008C3EE9" w:rsidRPr="00C718B4" w:rsidRDefault="008C3EE9" w:rsidP="00F87EC2">
            <w:pPr>
              <w:pStyle w:val="NoSpacing"/>
              <w:keepLines/>
              <w:jc w:val="center"/>
            </w:pPr>
          </w:p>
        </w:tc>
        <w:tc>
          <w:tcPr>
            <w:tcW w:w="2160" w:type="dxa"/>
            <w:shd w:val="clear" w:color="auto" w:fill="auto"/>
            <w:noWrap/>
            <w:vAlign w:val="center"/>
            <w:tcPrChange w:id="323" w:author="Virginia Nichols" w:date="2024-01-24T10:56:00Z">
              <w:tcPr>
                <w:tcW w:w="2160" w:type="dxa"/>
                <w:shd w:val="clear" w:color="auto" w:fill="auto"/>
                <w:noWrap/>
                <w:vAlign w:val="center"/>
              </w:tcPr>
            </w:tcPrChange>
          </w:tcPr>
          <w:p w14:paraId="4E350D1F" w14:textId="77777777" w:rsidR="008C3EE9" w:rsidRPr="00C718B4" w:rsidRDefault="008C3EE9" w:rsidP="00F87EC2">
            <w:pPr>
              <w:pStyle w:val="NoSpacing"/>
              <w:keepLines/>
              <w:jc w:val="center"/>
            </w:pPr>
          </w:p>
        </w:tc>
        <w:tc>
          <w:tcPr>
            <w:tcW w:w="2584" w:type="dxa"/>
            <w:shd w:val="clear" w:color="auto" w:fill="auto"/>
            <w:noWrap/>
            <w:vAlign w:val="center"/>
            <w:tcPrChange w:id="324" w:author="Virginia Nichols" w:date="2024-01-24T10:56:00Z">
              <w:tcPr>
                <w:tcW w:w="2584" w:type="dxa"/>
                <w:shd w:val="clear" w:color="auto" w:fill="auto"/>
                <w:noWrap/>
                <w:vAlign w:val="center"/>
              </w:tcPr>
            </w:tcPrChange>
          </w:tcPr>
          <w:p w14:paraId="644532EE" w14:textId="77777777" w:rsidR="008C3EE9" w:rsidRPr="00C718B4" w:rsidRDefault="008C3EE9" w:rsidP="00F87EC2">
            <w:pPr>
              <w:pStyle w:val="NoSpacing"/>
              <w:keepLines/>
              <w:jc w:val="center"/>
            </w:pPr>
          </w:p>
        </w:tc>
      </w:tr>
      <w:tr w:rsidR="008C3EE9" w:rsidRPr="00C718B4" w14:paraId="484105A0" w14:textId="77777777" w:rsidTr="008C3EE9">
        <w:trPr>
          <w:trHeight w:val="300"/>
          <w:jc w:val="center"/>
          <w:trPrChange w:id="325" w:author="Virginia Nichols" w:date="2024-01-24T10:56:00Z">
            <w:trPr>
              <w:trHeight w:val="300"/>
              <w:jc w:val="center"/>
            </w:trPr>
          </w:trPrChange>
        </w:trPr>
        <w:tc>
          <w:tcPr>
            <w:tcW w:w="1003" w:type="dxa"/>
            <w:vMerge w:val="restart"/>
            <w:shd w:val="clear" w:color="auto" w:fill="auto"/>
            <w:noWrap/>
            <w:vAlign w:val="center"/>
            <w:hideMark/>
            <w:tcPrChange w:id="326" w:author="Virginia Nichols" w:date="2024-01-24T10:56:00Z">
              <w:tcPr>
                <w:tcW w:w="1003" w:type="dxa"/>
                <w:vMerge w:val="restart"/>
                <w:shd w:val="clear" w:color="auto" w:fill="auto"/>
                <w:noWrap/>
                <w:vAlign w:val="center"/>
                <w:hideMark/>
              </w:tcPr>
            </w:tcPrChange>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Change w:id="327" w:author="Virginia Nichols" w:date="2024-01-24T10:56:00Z">
              <w:tcPr>
                <w:tcW w:w="1110" w:type="dxa"/>
                <w:shd w:val="clear" w:color="auto" w:fill="auto"/>
                <w:noWrap/>
                <w:vAlign w:val="center"/>
                <w:hideMark/>
              </w:tcPr>
            </w:tcPrChange>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Change w:id="328" w:author="Virginia Nichols" w:date="2024-01-24T10:56:00Z">
              <w:tcPr>
                <w:tcW w:w="2040" w:type="dxa"/>
                <w:shd w:val="clear" w:color="auto" w:fill="auto"/>
                <w:noWrap/>
                <w:vAlign w:val="center"/>
                <w:hideMark/>
              </w:tcPr>
            </w:tcPrChange>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Change w:id="329" w:author="Virginia Nichols" w:date="2024-01-24T10:56:00Z">
              <w:tcPr>
                <w:tcW w:w="2160" w:type="dxa"/>
                <w:shd w:val="clear" w:color="auto" w:fill="auto"/>
                <w:noWrap/>
                <w:vAlign w:val="center"/>
                <w:hideMark/>
              </w:tcPr>
            </w:tcPrChange>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Change w:id="330" w:author="Virginia Nichols" w:date="2024-01-24T10:56:00Z">
              <w:tcPr>
                <w:tcW w:w="2584" w:type="dxa"/>
                <w:shd w:val="clear" w:color="auto" w:fill="auto"/>
                <w:noWrap/>
                <w:vAlign w:val="center"/>
                <w:hideMark/>
              </w:tcPr>
            </w:tcPrChange>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8C3EE9">
        <w:trPr>
          <w:trHeight w:val="300"/>
          <w:jc w:val="center"/>
          <w:trPrChange w:id="331" w:author="Virginia Nichols" w:date="2024-01-24T10:56:00Z">
            <w:trPr>
              <w:trHeight w:val="300"/>
              <w:jc w:val="center"/>
            </w:trPr>
          </w:trPrChange>
        </w:trPr>
        <w:tc>
          <w:tcPr>
            <w:tcW w:w="1003" w:type="dxa"/>
            <w:vMerge/>
            <w:shd w:val="clear" w:color="auto" w:fill="auto"/>
            <w:noWrap/>
            <w:vAlign w:val="center"/>
            <w:hideMark/>
            <w:tcPrChange w:id="332" w:author="Virginia Nichols" w:date="2024-01-24T10:56:00Z">
              <w:tcPr>
                <w:tcW w:w="1003" w:type="dxa"/>
                <w:vMerge/>
                <w:shd w:val="clear" w:color="auto" w:fill="auto"/>
                <w:noWrap/>
                <w:vAlign w:val="center"/>
                <w:hideMark/>
              </w:tcPr>
            </w:tcPrChange>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Change w:id="333" w:author="Virginia Nichols" w:date="2024-01-24T10:56:00Z">
              <w:tcPr>
                <w:tcW w:w="1110" w:type="dxa"/>
                <w:shd w:val="clear" w:color="auto" w:fill="auto"/>
                <w:noWrap/>
                <w:vAlign w:val="center"/>
                <w:hideMark/>
              </w:tcPr>
            </w:tcPrChange>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Change w:id="334" w:author="Virginia Nichols" w:date="2024-01-24T10:56:00Z">
              <w:tcPr>
                <w:tcW w:w="2040" w:type="dxa"/>
                <w:shd w:val="clear" w:color="auto" w:fill="auto"/>
                <w:noWrap/>
                <w:vAlign w:val="center"/>
                <w:hideMark/>
              </w:tcPr>
            </w:tcPrChange>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Change w:id="335" w:author="Virginia Nichols" w:date="2024-01-24T10:56:00Z">
              <w:tcPr>
                <w:tcW w:w="2160" w:type="dxa"/>
                <w:shd w:val="clear" w:color="auto" w:fill="auto"/>
                <w:noWrap/>
                <w:vAlign w:val="center"/>
                <w:hideMark/>
              </w:tcPr>
            </w:tcPrChange>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Change w:id="336" w:author="Virginia Nichols" w:date="2024-01-24T10:56:00Z">
              <w:tcPr>
                <w:tcW w:w="2584" w:type="dxa"/>
                <w:shd w:val="clear" w:color="auto" w:fill="auto"/>
                <w:noWrap/>
                <w:vAlign w:val="center"/>
                <w:hideMark/>
              </w:tcPr>
            </w:tcPrChange>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8C3EE9">
        <w:trPr>
          <w:trHeight w:val="80"/>
          <w:jc w:val="center"/>
          <w:trPrChange w:id="337" w:author="Virginia Nichols" w:date="2024-01-24T10:56:00Z">
            <w:trPr>
              <w:trHeight w:val="80"/>
              <w:jc w:val="center"/>
            </w:trPr>
          </w:trPrChange>
        </w:trPr>
        <w:tc>
          <w:tcPr>
            <w:tcW w:w="1003" w:type="dxa"/>
            <w:shd w:val="clear" w:color="auto" w:fill="auto"/>
            <w:noWrap/>
            <w:vAlign w:val="center"/>
            <w:tcPrChange w:id="338" w:author="Virginia Nichols" w:date="2024-01-24T10:56:00Z">
              <w:tcPr>
                <w:tcW w:w="1003" w:type="dxa"/>
                <w:shd w:val="clear" w:color="auto" w:fill="auto"/>
                <w:noWrap/>
                <w:vAlign w:val="center"/>
              </w:tcPr>
            </w:tcPrChange>
          </w:tcPr>
          <w:p w14:paraId="1049943B" w14:textId="77777777" w:rsidR="008C3EE9" w:rsidRPr="00C718B4" w:rsidRDefault="008C3EE9" w:rsidP="00F87EC2">
            <w:pPr>
              <w:pStyle w:val="NoSpacing"/>
              <w:keepLines/>
              <w:jc w:val="center"/>
            </w:pPr>
          </w:p>
        </w:tc>
        <w:tc>
          <w:tcPr>
            <w:tcW w:w="1123" w:type="dxa"/>
            <w:shd w:val="clear" w:color="auto" w:fill="auto"/>
            <w:noWrap/>
            <w:vAlign w:val="center"/>
            <w:tcPrChange w:id="339" w:author="Virginia Nichols" w:date="2024-01-24T10:56:00Z">
              <w:tcPr>
                <w:tcW w:w="1110" w:type="dxa"/>
                <w:shd w:val="clear" w:color="auto" w:fill="auto"/>
                <w:noWrap/>
                <w:vAlign w:val="center"/>
              </w:tcPr>
            </w:tcPrChange>
          </w:tcPr>
          <w:p w14:paraId="71C846BD" w14:textId="77777777" w:rsidR="008C3EE9" w:rsidRPr="00C718B4" w:rsidRDefault="008C3EE9" w:rsidP="00F87EC2">
            <w:pPr>
              <w:pStyle w:val="NoSpacing"/>
              <w:keepLines/>
              <w:jc w:val="center"/>
            </w:pPr>
          </w:p>
        </w:tc>
        <w:tc>
          <w:tcPr>
            <w:tcW w:w="2040" w:type="dxa"/>
            <w:shd w:val="clear" w:color="auto" w:fill="auto"/>
            <w:noWrap/>
            <w:vAlign w:val="center"/>
            <w:tcPrChange w:id="340" w:author="Virginia Nichols" w:date="2024-01-24T10:56:00Z">
              <w:tcPr>
                <w:tcW w:w="2040" w:type="dxa"/>
                <w:shd w:val="clear" w:color="auto" w:fill="auto"/>
                <w:noWrap/>
                <w:vAlign w:val="center"/>
              </w:tcPr>
            </w:tcPrChange>
          </w:tcPr>
          <w:p w14:paraId="2B4EC06A" w14:textId="77777777" w:rsidR="008C3EE9" w:rsidRPr="00C718B4" w:rsidRDefault="008C3EE9" w:rsidP="00F87EC2">
            <w:pPr>
              <w:pStyle w:val="NoSpacing"/>
              <w:keepLines/>
              <w:jc w:val="center"/>
            </w:pPr>
          </w:p>
        </w:tc>
        <w:tc>
          <w:tcPr>
            <w:tcW w:w="2160" w:type="dxa"/>
            <w:shd w:val="clear" w:color="auto" w:fill="auto"/>
            <w:noWrap/>
            <w:vAlign w:val="center"/>
            <w:tcPrChange w:id="341" w:author="Virginia Nichols" w:date="2024-01-24T10:56:00Z">
              <w:tcPr>
                <w:tcW w:w="2160" w:type="dxa"/>
                <w:shd w:val="clear" w:color="auto" w:fill="auto"/>
                <w:noWrap/>
                <w:vAlign w:val="center"/>
              </w:tcPr>
            </w:tcPrChange>
          </w:tcPr>
          <w:p w14:paraId="073870D0" w14:textId="77777777" w:rsidR="008C3EE9" w:rsidRPr="00C718B4" w:rsidRDefault="008C3EE9" w:rsidP="00F87EC2">
            <w:pPr>
              <w:pStyle w:val="NoSpacing"/>
              <w:keepLines/>
              <w:jc w:val="center"/>
            </w:pPr>
          </w:p>
        </w:tc>
        <w:tc>
          <w:tcPr>
            <w:tcW w:w="2584" w:type="dxa"/>
            <w:shd w:val="clear" w:color="auto" w:fill="auto"/>
            <w:noWrap/>
            <w:vAlign w:val="center"/>
            <w:tcPrChange w:id="342" w:author="Virginia Nichols" w:date="2024-01-24T10:56:00Z">
              <w:tcPr>
                <w:tcW w:w="2584" w:type="dxa"/>
                <w:shd w:val="clear" w:color="auto" w:fill="auto"/>
                <w:noWrap/>
                <w:vAlign w:val="center"/>
              </w:tcPr>
            </w:tcPrChange>
          </w:tcPr>
          <w:p w14:paraId="1B4C87EC" w14:textId="77777777" w:rsidR="008C3EE9" w:rsidRPr="00C718B4" w:rsidRDefault="008C3EE9" w:rsidP="00F87EC2">
            <w:pPr>
              <w:pStyle w:val="NoSpacing"/>
              <w:keepLines/>
              <w:jc w:val="center"/>
            </w:pPr>
          </w:p>
        </w:tc>
      </w:tr>
      <w:tr w:rsidR="008C3EE9" w:rsidRPr="00C718B4" w14:paraId="7B8AD387" w14:textId="77777777" w:rsidTr="008C3EE9">
        <w:trPr>
          <w:trHeight w:val="300"/>
          <w:jc w:val="center"/>
          <w:trPrChange w:id="343" w:author="Virginia Nichols" w:date="2024-01-24T10:56:00Z">
            <w:trPr>
              <w:trHeight w:val="300"/>
              <w:jc w:val="center"/>
            </w:trPr>
          </w:trPrChange>
        </w:trPr>
        <w:tc>
          <w:tcPr>
            <w:tcW w:w="1003" w:type="dxa"/>
            <w:vMerge w:val="restart"/>
            <w:shd w:val="clear" w:color="auto" w:fill="auto"/>
            <w:noWrap/>
            <w:vAlign w:val="center"/>
            <w:hideMark/>
            <w:tcPrChange w:id="344" w:author="Virginia Nichols" w:date="2024-01-24T10:56:00Z">
              <w:tcPr>
                <w:tcW w:w="1003" w:type="dxa"/>
                <w:vMerge w:val="restart"/>
                <w:shd w:val="clear" w:color="auto" w:fill="auto"/>
                <w:noWrap/>
                <w:vAlign w:val="center"/>
                <w:hideMark/>
              </w:tcPr>
            </w:tcPrChange>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Change w:id="345" w:author="Virginia Nichols" w:date="2024-01-24T10:56:00Z">
              <w:tcPr>
                <w:tcW w:w="1110" w:type="dxa"/>
                <w:shd w:val="clear" w:color="auto" w:fill="auto"/>
                <w:noWrap/>
                <w:vAlign w:val="center"/>
                <w:hideMark/>
              </w:tcPr>
            </w:tcPrChange>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Change w:id="346" w:author="Virginia Nichols" w:date="2024-01-24T10:56:00Z">
              <w:tcPr>
                <w:tcW w:w="2040" w:type="dxa"/>
                <w:shd w:val="clear" w:color="auto" w:fill="auto"/>
                <w:noWrap/>
                <w:vAlign w:val="center"/>
                <w:hideMark/>
              </w:tcPr>
            </w:tcPrChange>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Change w:id="347" w:author="Virginia Nichols" w:date="2024-01-24T10:56:00Z">
              <w:tcPr>
                <w:tcW w:w="2160" w:type="dxa"/>
                <w:shd w:val="clear" w:color="auto" w:fill="auto"/>
                <w:noWrap/>
                <w:vAlign w:val="center"/>
                <w:hideMark/>
              </w:tcPr>
            </w:tcPrChange>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Change w:id="348" w:author="Virginia Nichols" w:date="2024-01-24T10:56:00Z">
              <w:tcPr>
                <w:tcW w:w="2584" w:type="dxa"/>
                <w:shd w:val="clear" w:color="auto" w:fill="auto"/>
                <w:noWrap/>
                <w:vAlign w:val="center"/>
                <w:hideMark/>
              </w:tcPr>
            </w:tcPrChange>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8C3EE9">
        <w:trPr>
          <w:trHeight w:val="300"/>
          <w:jc w:val="center"/>
          <w:trPrChange w:id="349" w:author="Virginia Nichols" w:date="2024-01-24T10:56:00Z">
            <w:trPr>
              <w:trHeight w:val="300"/>
              <w:jc w:val="center"/>
            </w:trPr>
          </w:trPrChange>
        </w:trPr>
        <w:tc>
          <w:tcPr>
            <w:tcW w:w="1003" w:type="dxa"/>
            <w:vMerge/>
            <w:shd w:val="clear" w:color="auto" w:fill="auto"/>
            <w:noWrap/>
            <w:vAlign w:val="center"/>
            <w:hideMark/>
            <w:tcPrChange w:id="350" w:author="Virginia Nichols" w:date="2024-01-24T10:56:00Z">
              <w:tcPr>
                <w:tcW w:w="1003" w:type="dxa"/>
                <w:vMerge/>
                <w:shd w:val="clear" w:color="auto" w:fill="auto"/>
                <w:noWrap/>
                <w:vAlign w:val="center"/>
                <w:hideMark/>
              </w:tcPr>
            </w:tcPrChange>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Change w:id="351" w:author="Virginia Nichols" w:date="2024-01-24T10:56:00Z">
              <w:tcPr>
                <w:tcW w:w="1110" w:type="dxa"/>
                <w:shd w:val="clear" w:color="auto" w:fill="auto"/>
                <w:noWrap/>
                <w:vAlign w:val="center"/>
                <w:hideMark/>
              </w:tcPr>
            </w:tcPrChange>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Change w:id="352" w:author="Virginia Nichols" w:date="2024-01-24T10:56:00Z">
              <w:tcPr>
                <w:tcW w:w="2040" w:type="dxa"/>
                <w:shd w:val="clear" w:color="auto" w:fill="auto"/>
                <w:noWrap/>
                <w:vAlign w:val="center"/>
                <w:hideMark/>
              </w:tcPr>
            </w:tcPrChange>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Change w:id="353" w:author="Virginia Nichols" w:date="2024-01-24T10:56:00Z">
              <w:tcPr>
                <w:tcW w:w="2160" w:type="dxa"/>
                <w:shd w:val="clear" w:color="auto" w:fill="auto"/>
                <w:noWrap/>
                <w:vAlign w:val="center"/>
                <w:hideMark/>
              </w:tcPr>
            </w:tcPrChange>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Change w:id="354" w:author="Virginia Nichols" w:date="2024-01-24T10:56:00Z">
              <w:tcPr>
                <w:tcW w:w="2584" w:type="dxa"/>
                <w:shd w:val="clear" w:color="auto" w:fill="auto"/>
                <w:noWrap/>
                <w:vAlign w:val="center"/>
                <w:hideMark/>
              </w:tcPr>
            </w:tcPrChange>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8C3EE9">
        <w:trPr>
          <w:trHeight w:val="300"/>
          <w:jc w:val="center"/>
          <w:trPrChange w:id="355" w:author="Virginia Nichols" w:date="2024-01-24T10:56:00Z">
            <w:trPr>
              <w:trHeight w:val="300"/>
              <w:jc w:val="center"/>
            </w:trPr>
          </w:trPrChange>
        </w:trPr>
        <w:tc>
          <w:tcPr>
            <w:tcW w:w="1003" w:type="dxa"/>
            <w:shd w:val="clear" w:color="auto" w:fill="auto"/>
            <w:noWrap/>
            <w:vAlign w:val="center"/>
            <w:tcPrChange w:id="356" w:author="Virginia Nichols" w:date="2024-01-24T10:56:00Z">
              <w:tcPr>
                <w:tcW w:w="1003" w:type="dxa"/>
                <w:shd w:val="clear" w:color="auto" w:fill="auto"/>
                <w:noWrap/>
                <w:vAlign w:val="center"/>
              </w:tcPr>
            </w:tcPrChange>
          </w:tcPr>
          <w:p w14:paraId="1B2B11CA" w14:textId="77777777" w:rsidR="008C3EE9" w:rsidRPr="00C718B4" w:rsidRDefault="008C3EE9" w:rsidP="00F87EC2">
            <w:pPr>
              <w:pStyle w:val="NoSpacing"/>
              <w:keepLines/>
              <w:jc w:val="center"/>
            </w:pPr>
          </w:p>
        </w:tc>
        <w:tc>
          <w:tcPr>
            <w:tcW w:w="1123" w:type="dxa"/>
            <w:shd w:val="clear" w:color="auto" w:fill="auto"/>
            <w:noWrap/>
            <w:vAlign w:val="center"/>
            <w:tcPrChange w:id="357" w:author="Virginia Nichols" w:date="2024-01-24T10:56:00Z">
              <w:tcPr>
                <w:tcW w:w="1110" w:type="dxa"/>
                <w:shd w:val="clear" w:color="auto" w:fill="auto"/>
                <w:noWrap/>
                <w:vAlign w:val="center"/>
              </w:tcPr>
            </w:tcPrChange>
          </w:tcPr>
          <w:p w14:paraId="5E5641E1" w14:textId="77777777" w:rsidR="008C3EE9" w:rsidRPr="00C718B4" w:rsidRDefault="008C3EE9" w:rsidP="00F87EC2">
            <w:pPr>
              <w:pStyle w:val="NoSpacing"/>
              <w:keepLines/>
              <w:jc w:val="center"/>
            </w:pPr>
          </w:p>
        </w:tc>
        <w:tc>
          <w:tcPr>
            <w:tcW w:w="2040" w:type="dxa"/>
            <w:shd w:val="clear" w:color="auto" w:fill="auto"/>
            <w:noWrap/>
            <w:vAlign w:val="center"/>
            <w:tcPrChange w:id="358" w:author="Virginia Nichols" w:date="2024-01-24T10:56:00Z">
              <w:tcPr>
                <w:tcW w:w="2040" w:type="dxa"/>
                <w:shd w:val="clear" w:color="auto" w:fill="auto"/>
                <w:noWrap/>
                <w:vAlign w:val="center"/>
              </w:tcPr>
            </w:tcPrChange>
          </w:tcPr>
          <w:p w14:paraId="2E2A4A3A" w14:textId="77777777" w:rsidR="008C3EE9" w:rsidRPr="00C718B4" w:rsidRDefault="008C3EE9" w:rsidP="00F87EC2">
            <w:pPr>
              <w:pStyle w:val="NoSpacing"/>
              <w:keepLines/>
              <w:jc w:val="center"/>
            </w:pPr>
          </w:p>
        </w:tc>
        <w:tc>
          <w:tcPr>
            <w:tcW w:w="2160" w:type="dxa"/>
            <w:shd w:val="clear" w:color="auto" w:fill="auto"/>
            <w:noWrap/>
            <w:vAlign w:val="center"/>
            <w:tcPrChange w:id="359" w:author="Virginia Nichols" w:date="2024-01-24T10:56:00Z">
              <w:tcPr>
                <w:tcW w:w="2160" w:type="dxa"/>
                <w:shd w:val="clear" w:color="auto" w:fill="auto"/>
                <w:noWrap/>
                <w:vAlign w:val="center"/>
              </w:tcPr>
            </w:tcPrChange>
          </w:tcPr>
          <w:p w14:paraId="276E65B8" w14:textId="77777777" w:rsidR="008C3EE9" w:rsidRPr="00C718B4" w:rsidRDefault="008C3EE9" w:rsidP="00F87EC2">
            <w:pPr>
              <w:pStyle w:val="NoSpacing"/>
              <w:keepLines/>
              <w:jc w:val="center"/>
            </w:pPr>
          </w:p>
        </w:tc>
        <w:tc>
          <w:tcPr>
            <w:tcW w:w="2584" w:type="dxa"/>
            <w:shd w:val="clear" w:color="auto" w:fill="auto"/>
            <w:noWrap/>
            <w:vAlign w:val="center"/>
            <w:tcPrChange w:id="360" w:author="Virginia Nichols" w:date="2024-01-24T10:56:00Z">
              <w:tcPr>
                <w:tcW w:w="2584" w:type="dxa"/>
                <w:shd w:val="clear" w:color="auto" w:fill="auto"/>
                <w:noWrap/>
                <w:vAlign w:val="center"/>
              </w:tcPr>
            </w:tcPrChange>
          </w:tcPr>
          <w:p w14:paraId="514104BB" w14:textId="77777777" w:rsidR="008C3EE9" w:rsidRPr="00C718B4" w:rsidRDefault="008C3EE9" w:rsidP="00F87EC2">
            <w:pPr>
              <w:pStyle w:val="NoSpacing"/>
              <w:keepLines/>
              <w:jc w:val="center"/>
            </w:pPr>
          </w:p>
        </w:tc>
      </w:tr>
      <w:tr w:rsidR="008C3EE9" w:rsidRPr="00C718B4" w14:paraId="578F8E3D" w14:textId="77777777" w:rsidTr="008C3EE9">
        <w:trPr>
          <w:trHeight w:val="300"/>
          <w:jc w:val="center"/>
          <w:trPrChange w:id="361" w:author="Virginia Nichols" w:date="2024-01-24T10:57:00Z">
            <w:trPr>
              <w:trHeight w:val="300"/>
              <w:jc w:val="center"/>
            </w:trPr>
          </w:trPrChange>
        </w:trPr>
        <w:tc>
          <w:tcPr>
            <w:tcW w:w="1003" w:type="dxa"/>
            <w:shd w:val="clear" w:color="auto" w:fill="auto"/>
            <w:noWrap/>
            <w:vAlign w:val="center"/>
            <w:tcPrChange w:id="362" w:author="Virginia Nichols" w:date="2024-01-24T10:57:00Z">
              <w:tcPr>
                <w:tcW w:w="1003" w:type="dxa"/>
                <w:shd w:val="clear" w:color="auto" w:fill="auto"/>
                <w:noWrap/>
                <w:vAlign w:val="center"/>
              </w:tcPr>
            </w:tcPrChange>
          </w:tcPr>
          <w:p w14:paraId="53D850AF" w14:textId="77777777" w:rsidR="008C3EE9" w:rsidRPr="00C718B4" w:rsidRDefault="008C3EE9" w:rsidP="00F87EC2">
            <w:pPr>
              <w:pStyle w:val="NoSpacing"/>
              <w:keepLines/>
              <w:jc w:val="center"/>
            </w:pPr>
          </w:p>
        </w:tc>
        <w:tc>
          <w:tcPr>
            <w:tcW w:w="1123" w:type="dxa"/>
            <w:shd w:val="clear" w:color="auto" w:fill="auto"/>
            <w:noWrap/>
            <w:vAlign w:val="center"/>
            <w:tcPrChange w:id="363" w:author="Virginia Nichols" w:date="2024-01-24T10:57:00Z">
              <w:tcPr>
                <w:tcW w:w="1110" w:type="dxa"/>
                <w:shd w:val="clear" w:color="auto" w:fill="auto"/>
                <w:noWrap/>
                <w:vAlign w:val="center"/>
              </w:tcPr>
            </w:tcPrChange>
          </w:tcPr>
          <w:p w14:paraId="2C9C3480" w14:textId="77777777" w:rsidR="008C3EE9" w:rsidRPr="00C718B4" w:rsidRDefault="008C3EE9" w:rsidP="00F87EC2">
            <w:pPr>
              <w:pStyle w:val="NoSpacing"/>
              <w:keepLines/>
              <w:jc w:val="center"/>
            </w:pPr>
          </w:p>
        </w:tc>
        <w:tc>
          <w:tcPr>
            <w:tcW w:w="2040" w:type="dxa"/>
            <w:shd w:val="clear" w:color="auto" w:fill="auto"/>
            <w:noWrap/>
            <w:vAlign w:val="center"/>
            <w:tcPrChange w:id="364" w:author="Virginia Nichols" w:date="2024-01-24T10:57:00Z">
              <w:tcPr>
                <w:tcW w:w="2040" w:type="dxa"/>
                <w:shd w:val="clear" w:color="auto" w:fill="auto"/>
                <w:noWrap/>
                <w:vAlign w:val="center"/>
              </w:tcPr>
            </w:tcPrChange>
          </w:tcPr>
          <w:p w14:paraId="7F96CDB1" w14:textId="77777777" w:rsidR="008C3EE9" w:rsidRPr="00C718B4" w:rsidRDefault="008C3EE9" w:rsidP="00F87EC2">
            <w:pPr>
              <w:pStyle w:val="NoSpacing"/>
              <w:keepLines/>
              <w:jc w:val="center"/>
            </w:pPr>
          </w:p>
        </w:tc>
        <w:tc>
          <w:tcPr>
            <w:tcW w:w="2160" w:type="dxa"/>
            <w:shd w:val="clear" w:color="auto" w:fill="auto"/>
            <w:noWrap/>
            <w:vAlign w:val="center"/>
            <w:tcPrChange w:id="365" w:author="Virginia Nichols" w:date="2024-01-24T10:57:00Z">
              <w:tcPr>
                <w:tcW w:w="2160" w:type="dxa"/>
                <w:shd w:val="clear" w:color="auto" w:fill="auto"/>
                <w:noWrap/>
                <w:vAlign w:val="center"/>
              </w:tcPr>
            </w:tcPrChange>
          </w:tcPr>
          <w:p w14:paraId="575DEC2C" w14:textId="77777777" w:rsidR="008C3EE9" w:rsidRPr="00C718B4" w:rsidRDefault="008C3EE9" w:rsidP="00F87EC2">
            <w:pPr>
              <w:pStyle w:val="NoSpacing"/>
              <w:keepLines/>
              <w:jc w:val="center"/>
            </w:pPr>
          </w:p>
        </w:tc>
        <w:tc>
          <w:tcPr>
            <w:tcW w:w="2584" w:type="dxa"/>
            <w:shd w:val="clear" w:color="auto" w:fill="auto"/>
            <w:noWrap/>
            <w:vAlign w:val="center"/>
            <w:tcPrChange w:id="366" w:author="Virginia Nichols" w:date="2024-01-24T10:57:00Z">
              <w:tcPr>
                <w:tcW w:w="2584" w:type="dxa"/>
                <w:shd w:val="clear" w:color="auto" w:fill="auto"/>
                <w:noWrap/>
                <w:vAlign w:val="center"/>
              </w:tcPr>
            </w:tcPrChange>
          </w:tcPr>
          <w:p w14:paraId="493A2AFA" w14:textId="77777777" w:rsidR="008C3EE9" w:rsidRPr="00C718B4" w:rsidRDefault="008C3EE9" w:rsidP="00F87EC2">
            <w:pPr>
              <w:pStyle w:val="NoSpacing"/>
              <w:keepLines/>
              <w:jc w:val="center"/>
            </w:pPr>
          </w:p>
        </w:tc>
      </w:tr>
      <w:tr w:rsidR="008C3EE9" w:rsidRPr="00C718B4" w14:paraId="600661A3" w14:textId="77777777" w:rsidTr="008C3EE9">
        <w:trPr>
          <w:trHeight w:val="300"/>
          <w:jc w:val="center"/>
          <w:trPrChange w:id="367" w:author="Virginia Nichols" w:date="2024-01-24T10:57:00Z">
            <w:trPr>
              <w:trHeight w:val="300"/>
              <w:jc w:val="center"/>
            </w:trPr>
          </w:trPrChange>
        </w:trPr>
        <w:tc>
          <w:tcPr>
            <w:tcW w:w="1003" w:type="dxa"/>
            <w:vMerge w:val="restart"/>
            <w:tcBorders>
              <w:bottom w:val="single" w:sz="4" w:space="0" w:color="auto"/>
            </w:tcBorders>
            <w:shd w:val="clear" w:color="auto" w:fill="auto"/>
            <w:noWrap/>
            <w:vAlign w:val="center"/>
            <w:tcPrChange w:id="368" w:author="Virginia Nichols" w:date="2024-01-24T10:57:00Z">
              <w:tcPr>
                <w:tcW w:w="1003" w:type="dxa"/>
                <w:vMerge w:val="restart"/>
                <w:shd w:val="clear" w:color="auto" w:fill="auto"/>
                <w:noWrap/>
                <w:vAlign w:val="center"/>
              </w:tcPr>
            </w:tcPrChange>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Change w:id="369" w:author="Virginia Nichols" w:date="2024-01-24T10:57:00Z">
              <w:tcPr>
                <w:tcW w:w="1110" w:type="dxa"/>
                <w:shd w:val="clear" w:color="auto" w:fill="auto"/>
                <w:noWrap/>
                <w:vAlign w:val="center"/>
              </w:tcPr>
            </w:tcPrChange>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Change w:id="370" w:author="Virginia Nichols" w:date="2024-01-24T10:57:00Z">
              <w:tcPr>
                <w:tcW w:w="2040" w:type="dxa"/>
                <w:shd w:val="clear" w:color="auto" w:fill="auto"/>
                <w:noWrap/>
                <w:vAlign w:val="center"/>
              </w:tcPr>
            </w:tcPrChange>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Change w:id="371" w:author="Virginia Nichols" w:date="2024-01-24T10:57:00Z">
              <w:tcPr>
                <w:tcW w:w="2160" w:type="dxa"/>
                <w:shd w:val="clear" w:color="auto" w:fill="auto"/>
                <w:noWrap/>
                <w:vAlign w:val="center"/>
              </w:tcPr>
            </w:tcPrChange>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Change w:id="372" w:author="Virginia Nichols" w:date="2024-01-24T10:57:00Z">
              <w:tcPr>
                <w:tcW w:w="2584" w:type="dxa"/>
                <w:shd w:val="clear" w:color="auto" w:fill="auto"/>
                <w:noWrap/>
                <w:vAlign w:val="center"/>
              </w:tcPr>
            </w:tcPrChange>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8C3EE9">
        <w:trPr>
          <w:trHeight w:val="300"/>
          <w:jc w:val="center"/>
          <w:trPrChange w:id="373" w:author="Virginia Nichols" w:date="2024-01-24T10:57:00Z">
            <w:trPr>
              <w:trHeight w:val="300"/>
              <w:jc w:val="center"/>
            </w:trPr>
          </w:trPrChange>
        </w:trPr>
        <w:tc>
          <w:tcPr>
            <w:tcW w:w="1003" w:type="dxa"/>
            <w:vMerge/>
            <w:tcBorders>
              <w:bottom w:val="single" w:sz="4" w:space="0" w:color="auto"/>
            </w:tcBorders>
            <w:shd w:val="clear" w:color="auto" w:fill="auto"/>
            <w:noWrap/>
            <w:vAlign w:val="center"/>
            <w:tcPrChange w:id="374" w:author="Virginia Nichols" w:date="2024-01-24T10:57:00Z">
              <w:tcPr>
                <w:tcW w:w="1003" w:type="dxa"/>
                <w:vMerge/>
                <w:shd w:val="clear" w:color="auto" w:fill="auto"/>
                <w:noWrap/>
                <w:vAlign w:val="center"/>
              </w:tcPr>
            </w:tcPrChange>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Change w:id="375" w:author="Virginia Nichols" w:date="2024-01-24T10:57:00Z">
              <w:tcPr>
                <w:tcW w:w="1110" w:type="dxa"/>
                <w:shd w:val="clear" w:color="auto" w:fill="auto"/>
                <w:noWrap/>
                <w:vAlign w:val="center"/>
              </w:tcPr>
            </w:tcPrChange>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Change w:id="376" w:author="Virginia Nichols" w:date="2024-01-24T10:57:00Z">
              <w:tcPr>
                <w:tcW w:w="2040" w:type="dxa"/>
                <w:shd w:val="clear" w:color="auto" w:fill="auto"/>
                <w:noWrap/>
                <w:vAlign w:val="center"/>
              </w:tcPr>
            </w:tcPrChange>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Change w:id="377" w:author="Virginia Nichols" w:date="2024-01-24T10:57:00Z">
              <w:tcPr>
                <w:tcW w:w="2160" w:type="dxa"/>
                <w:shd w:val="clear" w:color="auto" w:fill="auto"/>
                <w:noWrap/>
                <w:vAlign w:val="center"/>
              </w:tcPr>
            </w:tcPrChange>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Change w:id="378" w:author="Virginia Nichols" w:date="2024-01-24T10:57:00Z">
              <w:tcPr>
                <w:tcW w:w="2584" w:type="dxa"/>
                <w:shd w:val="clear" w:color="auto" w:fill="auto"/>
                <w:noWrap/>
                <w:vAlign w:val="center"/>
              </w:tcPr>
            </w:tcPrChange>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73FD49DE" w:rsidR="00FD7744" w:rsidRPr="00C718B4" w:rsidRDefault="00FD7744" w:rsidP="00FD7744">
      <w:pPr>
        <w:spacing w:line="480" w:lineRule="auto"/>
        <w:rPr>
          <w:i/>
          <w:iCs/>
        </w:rPr>
      </w:pPr>
      <w:r w:rsidRPr="00C718B4">
        <w:rPr>
          <w:b/>
          <w:bCs/>
          <w:i/>
          <w:iCs/>
        </w:rPr>
        <w:lastRenderedPageBreak/>
        <w:t>Table S</w:t>
      </w:r>
      <w:del w:id="379" w:author="Virginia Nichols" w:date="2024-01-24T10:57:00Z">
        <w:r w:rsidRPr="00C718B4" w:rsidDel="008C3EE9">
          <w:rPr>
            <w:b/>
            <w:bCs/>
            <w:i/>
            <w:iCs/>
          </w:rPr>
          <w:delText>1</w:delText>
        </w:r>
      </w:del>
      <w:ins w:id="380" w:author="Virginia Nichols" w:date="2024-01-24T10:57:00Z">
        <w:r w:rsidR="008C3EE9">
          <w:rPr>
            <w:b/>
            <w:bCs/>
            <w:i/>
            <w:iCs/>
          </w:rPr>
          <w:t>2</w:t>
        </w:r>
      </w:ins>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3FDC13AC" w:rsidR="00A15CFF" w:rsidRPr="00C718B4" w:rsidRDefault="00A15CFF" w:rsidP="00A15CFF">
      <w:pPr>
        <w:pStyle w:val="CaptionSpecAPA"/>
        <w:keepNext/>
        <w:spacing w:line="480" w:lineRule="auto"/>
        <w:rPr>
          <w:color w:val="auto"/>
        </w:rPr>
      </w:pPr>
      <w:r w:rsidRPr="00C718B4">
        <w:rPr>
          <w:b/>
          <w:bCs/>
          <w:color w:val="auto"/>
        </w:rPr>
        <w:t>Table S</w:t>
      </w:r>
      <w:del w:id="381" w:author="Virginia Nichols" w:date="2024-01-24T10:57:00Z">
        <w:r w:rsidRPr="00C718B4" w:rsidDel="008C3EE9">
          <w:rPr>
            <w:b/>
            <w:bCs/>
            <w:color w:val="auto"/>
          </w:rPr>
          <w:delText>2</w:delText>
        </w:r>
      </w:del>
      <w:ins w:id="382" w:author="Virginia Nichols" w:date="2024-01-24T10:57:00Z">
        <w:r w:rsidR="008C3EE9">
          <w:rPr>
            <w:b/>
            <w:bCs/>
            <w:color w:val="auto"/>
          </w:rPr>
          <w:t>3</w:t>
        </w:r>
      </w:ins>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Change w:id="383" w:author="Virginia Nichols" w:date="2024-01-24T10:42:00Z">
          <w:tblPr>
            <w:tblW w:w="0" w:type="auto"/>
            <w:jc w:val="center"/>
            <w:tblLook w:val="04A0" w:firstRow="1" w:lastRow="0" w:firstColumn="1" w:lastColumn="0" w:noHBand="0" w:noVBand="1"/>
          </w:tblPr>
        </w:tblPrChange>
      </w:tblPr>
      <w:tblGrid>
        <w:gridCol w:w="3060"/>
        <w:gridCol w:w="1697"/>
        <w:gridCol w:w="1965"/>
        <w:tblGridChange w:id="384">
          <w:tblGrid>
            <w:gridCol w:w="2569"/>
            <w:gridCol w:w="1965"/>
            <w:gridCol w:w="1965"/>
          </w:tblGrid>
        </w:tblGridChange>
      </w:tblGrid>
      <w:tr w:rsidR="00DD551E" w:rsidRPr="00C718B4" w14:paraId="1E8CB79F" w14:textId="41FF00A3" w:rsidTr="00075F49">
        <w:trPr>
          <w:trHeight w:val="300"/>
          <w:jc w:val="center"/>
          <w:trPrChange w:id="385" w:author="Virginia Nichols" w:date="2024-01-24T10:42:00Z">
            <w:trPr>
              <w:trHeight w:val="300"/>
              <w:jc w:val="center"/>
            </w:trPr>
          </w:trPrChange>
        </w:trPr>
        <w:tc>
          <w:tcPr>
            <w:tcW w:w="3060" w:type="dxa"/>
            <w:tcBorders>
              <w:top w:val="single" w:sz="4" w:space="0" w:color="auto"/>
              <w:bottom w:val="single" w:sz="4" w:space="0" w:color="auto"/>
            </w:tcBorders>
            <w:shd w:val="clear" w:color="auto" w:fill="auto"/>
            <w:noWrap/>
            <w:vAlign w:val="center"/>
            <w:hideMark/>
            <w:tcPrChange w:id="386" w:author="Virginia Nichols" w:date="2024-01-24T10:42:00Z">
              <w:tcPr>
                <w:tcW w:w="2569" w:type="dxa"/>
                <w:tcBorders>
                  <w:top w:val="single" w:sz="4" w:space="0" w:color="auto"/>
                  <w:bottom w:val="single" w:sz="4" w:space="0" w:color="auto"/>
                </w:tcBorders>
                <w:shd w:val="clear" w:color="auto" w:fill="auto"/>
                <w:noWrap/>
                <w:vAlign w:val="center"/>
                <w:hideMark/>
              </w:tcPr>
            </w:tcPrChange>
          </w:tcPr>
          <w:p w14:paraId="00AA88EC" w14:textId="77777777" w:rsidR="00DD551E" w:rsidRPr="00C718B4" w:rsidRDefault="00DD551E" w:rsidP="00075F49">
            <w:pPr>
              <w:pStyle w:val="NoSpacing"/>
              <w:jc w:val="center"/>
              <w:rPr>
                <w:b/>
              </w:rPr>
              <w:pPrChange w:id="387" w:author="Virginia Nichols" w:date="2024-01-24T10:42:00Z">
                <w:pPr>
                  <w:pStyle w:val="NoSpacing"/>
                  <w:spacing w:line="480" w:lineRule="auto"/>
                  <w:jc w:val="center"/>
                </w:pPr>
              </w:pPrChange>
            </w:pPr>
            <w:r w:rsidRPr="00C718B4">
              <w:rPr>
                <w:b/>
              </w:rPr>
              <w:t>Source</w:t>
            </w:r>
          </w:p>
        </w:tc>
        <w:tc>
          <w:tcPr>
            <w:tcW w:w="1474" w:type="dxa"/>
            <w:tcBorders>
              <w:top w:val="single" w:sz="4" w:space="0" w:color="auto"/>
              <w:bottom w:val="single" w:sz="4" w:space="0" w:color="auto"/>
            </w:tcBorders>
            <w:shd w:val="clear" w:color="auto" w:fill="auto"/>
            <w:noWrap/>
            <w:vAlign w:val="center"/>
            <w:hideMark/>
            <w:tcPrChange w:id="388" w:author="Virginia Nichols" w:date="2024-01-24T10:42:00Z">
              <w:tcPr>
                <w:tcW w:w="1965" w:type="dxa"/>
                <w:tcBorders>
                  <w:top w:val="single" w:sz="4" w:space="0" w:color="auto"/>
                  <w:bottom w:val="single" w:sz="4" w:space="0" w:color="auto"/>
                </w:tcBorders>
                <w:shd w:val="clear" w:color="auto" w:fill="auto"/>
                <w:noWrap/>
                <w:vAlign w:val="center"/>
                <w:hideMark/>
              </w:tcPr>
            </w:tcPrChange>
          </w:tcPr>
          <w:p w14:paraId="2C8C5459" w14:textId="1E34D1B1" w:rsidR="00DD551E" w:rsidRPr="00C718B4" w:rsidRDefault="00DD551E" w:rsidP="00075F49">
            <w:pPr>
              <w:pStyle w:val="NoSpacing"/>
              <w:jc w:val="center"/>
              <w:rPr>
                <w:b/>
              </w:rPr>
              <w:pPrChange w:id="389" w:author="Virginia Nichols" w:date="2024-01-24T10:42:00Z">
                <w:pPr>
                  <w:pStyle w:val="NoSpacing"/>
                  <w:spacing w:line="480" w:lineRule="auto"/>
                  <w:jc w:val="center"/>
                </w:pPr>
              </w:pPrChange>
            </w:pPr>
            <w:r>
              <w:rPr>
                <w:b/>
              </w:rPr>
              <w:t>Assuming 0% background root decomposition</w:t>
            </w:r>
          </w:p>
        </w:tc>
        <w:tc>
          <w:tcPr>
            <w:tcW w:w="1965" w:type="dxa"/>
            <w:tcBorders>
              <w:top w:val="single" w:sz="4" w:space="0" w:color="auto"/>
              <w:bottom w:val="single" w:sz="4" w:space="0" w:color="auto"/>
            </w:tcBorders>
            <w:tcPrChange w:id="390" w:author="Virginia Nichols" w:date="2024-01-24T10:42:00Z">
              <w:tcPr>
                <w:tcW w:w="1965" w:type="dxa"/>
                <w:tcBorders>
                  <w:top w:val="single" w:sz="4" w:space="0" w:color="auto"/>
                  <w:bottom w:val="single" w:sz="4" w:space="0" w:color="auto"/>
                </w:tcBorders>
              </w:tcPr>
            </w:tcPrChange>
          </w:tcPr>
          <w:p w14:paraId="6EC849D3" w14:textId="20DC81DA" w:rsidR="00DD551E" w:rsidRDefault="00DD551E" w:rsidP="00075F49">
            <w:pPr>
              <w:pStyle w:val="NoSpacing"/>
              <w:jc w:val="center"/>
              <w:rPr>
                <w:b/>
              </w:rPr>
              <w:pPrChange w:id="391" w:author="Virginia Nichols" w:date="2024-01-24T10:42:00Z">
                <w:pPr>
                  <w:pStyle w:val="NoSpacing"/>
                  <w:spacing w:line="480" w:lineRule="auto"/>
                  <w:jc w:val="center"/>
                </w:pPr>
              </w:pPrChange>
            </w:pPr>
            <w:r>
              <w:rPr>
                <w:b/>
              </w:rPr>
              <w:t>Assuming 100% background root decomposition</w:t>
            </w:r>
          </w:p>
        </w:tc>
      </w:tr>
      <w:tr w:rsidR="00DD551E" w:rsidRPr="00075F49" w14:paraId="5506A9AE" w14:textId="77777777" w:rsidTr="00075F49">
        <w:trPr>
          <w:trHeight w:val="300"/>
          <w:jc w:val="center"/>
          <w:trPrChange w:id="392" w:author="Virginia Nichols" w:date="2024-01-24T10:43:00Z">
            <w:trPr>
              <w:trHeight w:val="300"/>
              <w:jc w:val="center"/>
            </w:trPr>
          </w:trPrChange>
        </w:trPr>
        <w:tc>
          <w:tcPr>
            <w:tcW w:w="3060" w:type="dxa"/>
            <w:tcBorders>
              <w:top w:val="single" w:sz="4" w:space="0" w:color="auto"/>
            </w:tcBorders>
            <w:shd w:val="clear" w:color="auto" w:fill="auto"/>
            <w:noWrap/>
            <w:vAlign w:val="center"/>
            <w:tcPrChange w:id="393" w:author="Virginia Nichols" w:date="2024-01-24T10:43:00Z">
              <w:tcPr>
                <w:tcW w:w="2569" w:type="dxa"/>
                <w:tcBorders>
                  <w:top w:val="single" w:sz="4" w:space="0" w:color="auto"/>
                  <w:bottom w:val="single" w:sz="4" w:space="0" w:color="auto"/>
                </w:tcBorders>
                <w:shd w:val="clear" w:color="auto" w:fill="auto"/>
                <w:noWrap/>
                <w:vAlign w:val="center"/>
              </w:tcPr>
            </w:tcPrChange>
          </w:tcPr>
          <w:p w14:paraId="68DE7304" w14:textId="77777777" w:rsidR="00DD551E" w:rsidRPr="00075F49" w:rsidRDefault="00DD551E" w:rsidP="00075F49">
            <w:pPr>
              <w:pStyle w:val="NoSpacing"/>
              <w:jc w:val="center"/>
              <w:rPr>
                <w:bCs/>
                <w:i/>
                <w:iCs/>
                <w:rPrChange w:id="394" w:author="Virginia Nichols" w:date="2024-01-24T10:42:00Z">
                  <w:rPr>
                    <w:b/>
                  </w:rPr>
                </w:rPrChange>
              </w:rPr>
              <w:pPrChange w:id="395" w:author="Virginia Nichols" w:date="2024-01-24T10:42:00Z">
                <w:pPr>
                  <w:pStyle w:val="NoSpacing"/>
                  <w:spacing w:line="480" w:lineRule="auto"/>
                  <w:jc w:val="center"/>
                </w:pPr>
              </w:pPrChange>
            </w:pPr>
          </w:p>
        </w:tc>
        <w:tc>
          <w:tcPr>
            <w:tcW w:w="1474" w:type="dxa"/>
            <w:tcBorders>
              <w:top w:val="single" w:sz="4" w:space="0" w:color="auto"/>
            </w:tcBorders>
            <w:shd w:val="clear" w:color="auto" w:fill="auto"/>
            <w:noWrap/>
            <w:vAlign w:val="center"/>
            <w:tcPrChange w:id="396" w:author="Virginia Nichols" w:date="2024-01-24T10:43:00Z">
              <w:tcPr>
                <w:tcW w:w="1965" w:type="dxa"/>
                <w:tcBorders>
                  <w:top w:val="single" w:sz="4" w:space="0" w:color="auto"/>
                  <w:bottom w:val="single" w:sz="4" w:space="0" w:color="auto"/>
                </w:tcBorders>
                <w:shd w:val="clear" w:color="auto" w:fill="auto"/>
                <w:noWrap/>
                <w:vAlign w:val="center"/>
              </w:tcPr>
            </w:tcPrChange>
          </w:tcPr>
          <w:p w14:paraId="38EF57D1" w14:textId="477AC6F3" w:rsidR="00DD551E" w:rsidRPr="00075F49" w:rsidRDefault="00DD551E" w:rsidP="00075F49">
            <w:pPr>
              <w:pStyle w:val="NoSpacing"/>
              <w:jc w:val="center"/>
              <w:rPr>
                <w:bCs/>
                <w:i/>
                <w:iCs/>
                <w:rPrChange w:id="397" w:author="Virginia Nichols" w:date="2024-01-24T10:42:00Z">
                  <w:rPr>
                    <w:b/>
                  </w:rPr>
                </w:rPrChange>
              </w:rPr>
              <w:pPrChange w:id="398" w:author="Virginia Nichols" w:date="2024-01-24T10:42:00Z">
                <w:pPr>
                  <w:pStyle w:val="NoSpacing"/>
                  <w:spacing w:line="480" w:lineRule="auto"/>
                  <w:jc w:val="center"/>
                </w:pPr>
              </w:pPrChange>
            </w:pPr>
            <w:r w:rsidRPr="00075F49">
              <w:rPr>
                <w:bCs/>
                <w:i/>
                <w:iCs/>
                <w:rPrChange w:id="399" w:author="Virginia Nichols" w:date="2024-01-24T10:42:00Z">
                  <w:rPr>
                    <w:b/>
                  </w:rPr>
                </w:rPrChange>
              </w:rPr>
              <w:t>p-value</w:t>
            </w:r>
          </w:p>
        </w:tc>
        <w:tc>
          <w:tcPr>
            <w:tcW w:w="1965" w:type="dxa"/>
            <w:tcBorders>
              <w:top w:val="single" w:sz="4" w:space="0" w:color="auto"/>
            </w:tcBorders>
            <w:tcPrChange w:id="400" w:author="Virginia Nichols" w:date="2024-01-24T10:43:00Z">
              <w:tcPr>
                <w:tcW w:w="1965" w:type="dxa"/>
                <w:tcBorders>
                  <w:top w:val="single" w:sz="4" w:space="0" w:color="auto"/>
                  <w:bottom w:val="single" w:sz="4" w:space="0" w:color="auto"/>
                </w:tcBorders>
              </w:tcPr>
            </w:tcPrChange>
          </w:tcPr>
          <w:p w14:paraId="5108ADF6" w14:textId="2501AC68" w:rsidR="00DD551E" w:rsidRPr="00075F49" w:rsidRDefault="00DD551E" w:rsidP="00075F49">
            <w:pPr>
              <w:pStyle w:val="NoSpacing"/>
              <w:jc w:val="center"/>
              <w:rPr>
                <w:bCs/>
                <w:i/>
                <w:iCs/>
                <w:rPrChange w:id="401" w:author="Virginia Nichols" w:date="2024-01-24T10:42:00Z">
                  <w:rPr>
                    <w:b/>
                  </w:rPr>
                </w:rPrChange>
              </w:rPr>
              <w:pPrChange w:id="402" w:author="Virginia Nichols" w:date="2024-01-24T10:42:00Z">
                <w:pPr>
                  <w:pStyle w:val="NoSpacing"/>
                  <w:spacing w:line="480" w:lineRule="auto"/>
                  <w:jc w:val="center"/>
                </w:pPr>
              </w:pPrChange>
            </w:pPr>
            <w:r w:rsidRPr="00075F49">
              <w:rPr>
                <w:bCs/>
                <w:i/>
                <w:iCs/>
                <w:rPrChange w:id="403" w:author="Virginia Nichols" w:date="2024-01-24T10:42:00Z">
                  <w:rPr>
                    <w:b/>
                  </w:rPr>
                </w:rPrChange>
              </w:rPr>
              <w:t>p-value</w:t>
            </w:r>
          </w:p>
        </w:tc>
      </w:tr>
      <w:tr w:rsidR="00DD551E" w:rsidRPr="00C718B4" w14:paraId="428AE7A6" w14:textId="14C510FA" w:rsidTr="00075F49">
        <w:trPr>
          <w:trHeight w:val="300"/>
          <w:jc w:val="center"/>
          <w:trPrChange w:id="404" w:author="Virginia Nichols" w:date="2024-01-24T10:43:00Z">
            <w:trPr>
              <w:trHeight w:val="300"/>
              <w:jc w:val="center"/>
            </w:trPr>
          </w:trPrChange>
        </w:trPr>
        <w:tc>
          <w:tcPr>
            <w:tcW w:w="3060" w:type="dxa"/>
            <w:shd w:val="clear" w:color="auto" w:fill="auto"/>
            <w:noWrap/>
            <w:vAlign w:val="center"/>
            <w:hideMark/>
            <w:tcPrChange w:id="405" w:author="Virginia Nichols" w:date="2024-01-24T10:43:00Z">
              <w:tcPr>
                <w:tcW w:w="2569" w:type="dxa"/>
                <w:tcBorders>
                  <w:top w:val="single" w:sz="4" w:space="0" w:color="auto"/>
                </w:tcBorders>
                <w:shd w:val="clear" w:color="auto" w:fill="auto"/>
                <w:noWrap/>
                <w:vAlign w:val="center"/>
                <w:hideMark/>
              </w:tcPr>
            </w:tcPrChange>
          </w:tcPr>
          <w:p w14:paraId="176D07B6" w14:textId="77777777" w:rsidR="00DD551E" w:rsidRPr="00C718B4" w:rsidRDefault="00DD551E" w:rsidP="00075F49">
            <w:pPr>
              <w:pStyle w:val="NoSpacing"/>
              <w:jc w:val="center"/>
              <w:pPrChange w:id="406" w:author="Virginia Nichols" w:date="2024-01-24T10:42:00Z">
                <w:pPr>
                  <w:pStyle w:val="NoSpacing"/>
                  <w:spacing w:line="480" w:lineRule="auto"/>
                  <w:jc w:val="center"/>
                </w:pPr>
              </w:pPrChange>
            </w:pPr>
            <w:r w:rsidRPr="00C718B4">
              <w:t>Year</w:t>
            </w:r>
          </w:p>
        </w:tc>
        <w:tc>
          <w:tcPr>
            <w:tcW w:w="1474" w:type="dxa"/>
            <w:shd w:val="clear" w:color="auto" w:fill="auto"/>
            <w:noWrap/>
            <w:vAlign w:val="center"/>
            <w:tcPrChange w:id="407" w:author="Virginia Nichols" w:date="2024-01-24T10:43:00Z">
              <w:tcPr>
                <w:tcW w:w="1965" w:type="dxa"/>
                <w:tcBorders>
                  <w:top w:val="single" w:sz="4" w:space="0" w:color="auto"/>
                </w:tcBorders>
                <w:shd w:val="clear" w:color="auto" w:fill="auto"/>
                <w:noWrap/>
                <w:vAlign w:val="center"/>
              </w:tcPr>
            </w:tcPrChange>
          </w:tcPr>
          <w:p w14:paraId="1E371770" w14:textId="6B5D3C21" w:rsidR="00DD551E" w:rsidRPr="00C718B4" w:rsidRDefault="00DD551E" w:rsidP="00075F49">
            <w:pPr>
              <w:pStyle w:val="NoSpacing"/>
              <w:jc w:val="center"/>
              <w:pPrChange w:id="408" w:author="Virginia Nichols" w:date="2024-01-24T10:42:00Z">
                <w:pPr>
                  <w:pStyle w:val="NoSpacing"/>
                  <w:spacing w:line="480" w:lineRule="auto"/>
                  <w:jc w:val="center"/>
                </w:pPr>
              </w:pPrChange>
            </w:pPr>
            <w:r w:rsidRPr="00C718B4">
              <w:t>0.1</w:t>
            </w:r>
            <w:r>
              <w:t>2</w:t>
            </w:r>
          </w:p>
        </w:tc>
        <w:tc>
          <w:tcPr>
            <w:tcW w:w="1965" w:type="dxa"/>
            <w:tcPrChange w:id="409" w:author="Virginia Nichols" w:date="2024-01-24T10:43:00Z">
              <w:tcPr>
                <w:tcW w:w="1965" w:type="dxa"/>
                <w:tcBorders>
                  <w:top w:val="single" w:sz="4" w:space="0" w:color="auto"/>
                </w:tcBorders>
              </w:tcPr>
            </w:tcPrChange>
          </w:tcPr>
          <w:p w14:paraId="6728FAE5" w14:textId="401EEB66" w:rsidR="00DD551E" w:rsidRPr="00C718B4" w:rsidRDefault="00DD551E" w:rsidP="00075F49">
            <w:pPr>
              <w:pStyle w:val="NoSpacing"/>
              <w:jc w:val="center"/>
              <w:pPrChange w:id="410" w:author="Virginia Nichols" w:date="2024-01-24T10:42:00Z">
                <w:pPr>
                  <w:pStyle w:val="NoSpacing"/>
                  <w:spacing w:line="480" w:lineRule="auto"/>
                  <w:jc w:val="center"/>
                </w:pPr>
              </w:pPrChange>
            </w:pPr>
            <w:r>
              <w:t>0.05</w:t>
            </w:r>
          </w:p>
        </w:tc>
      </w:tr>
      <w:tr w:rsidR="00DD551E" w:rsidRPr="00C718B4" w14:paraId="00DB4D7B" w14:textId="2A2E0640" w:rsidTr="00075F49">
        <w:trPr>
          <w:trHeight w:val="300"/>
          <w:jc w:val="center"/>
          <w:trPrChange w:id="411" w:author="Virginia Nichols" w:date="2024-01-24T10:42:00Z">
            <w:trPr>
              <w:trHeight w:val="300"/>
              <w:jc w:val="center"/>
            </w:trPr>
          </w:trPrChange>
        </w:trPr>
        <w:tc>
          <w:tcPr>
            <w:tcW w:w="3060" w:type="dxa"/>
            <w:shd w:val="clear" w:color="auto" w:fill="auto"/>
            <w:noWrap/>
            <w:vAlign w:val="center"/>
            <w:hideMark/>
            <w:tcPrChange w:id="412" w:author="Virginia Nichols" w:date="2024-01-24T10:42:00Z">
              <w:tcPr>
                <w:tcW w:w="2569" w:type="dxa"/>
                <w:shd w:val="clear" w:color="auto" w:fill="auto"/>
                <w:noWrap/>
                <w:vAlign w:val="center"/>
                <w:hideMark/>
              </w:tcPr>
            </w:tcPrChange>
          </w:tcPr>
          <w:p w14:paraId="65E59B7A" w14:textId="77777777" w:rsidR="00DD551E" w:rsidRPr="00C718B4" w:rsidRDefault="00DD551E" w:rsidP="00075F49">
            <w:pPr>
              <w:pStyle w:val="NoSpacing"/>
              <w:jc w:val="center"/>
              <w:pPrChange w:id="413" w:author="Virginia Nichols" w:date="2024-01-24T10:42:00Z">
                <w:pPr>
                  <w:pStyle w:val="NoSpacing"/>
                  <w:spacing w:line="480" w:lineRule="auto"/>
                  <w:jc w:val="center"/>
                </w:pPr>
              </w:pPrChange>
            </w:pPr>
            <w:r w:rsidRPr="00C718B4">
              <w:t>Rotation</w:t>
            </w:r>
          </w:p>
        </w:tc>
        <w:tc>
          <w:tcPr>
            <w:tcW w:w="1474" w:type="dxa"/>
            <w:shd w:val="clear" w:color="auto" w:fill="auto"/>
            <w:noWrap/>
            <w:vAlign w:val="center"/>
            <w:tcPrChange w:id="414" w:author="Virginia Nichols" w:date="2024-01-24T10:42:00Z">
              <w:tcPr>
                <w:tcW w:w="1965" w:type="dxa"/>
                <w:shd w:val="clear" w:color="auto" w:fill="auto"/>
                <w:noWrap/>
                <w:vAlign w:val="center"/>
              </w:tcPr>
            </w:tcPrChange>
          </w:tcPr>
          <w:p w14:paraId="0E557E4F" w14:textId="72D8AD1B" w:rsidR="00DD551E" w:rsidRPr="00C718B4" w:rsidRDefault="00DD551E" w:rsidP="00075F49">
            <w:pPr>
              <w:pStyle w:val="NoSpacing"/>
              <w:jc w:val="center"/>
              <w:pPrChange w:id="415" w:author="Virginia Nichols" w:date="2024-01-24T10:42:00Z">
                <w:pPr>
                  <w:pStyle w:val="NoSpacing"/>
                  <w:spacing w:line="480" w:lineRule="auto"/>
                  <w:jc w:val="center"/>
                </w:pPr>
              </w:pPrChange>
            </w:pPr>
            <w:r w:rsidRPr="00C718B4">
              <w:t>0.</w:t>
            </w:r>
            <w:r w:rsidRPr="00C718B4">
              <w:t>7</w:t>
            </w:r>
            <w:r>
              <w:t>6</w:t>
            </w:r>
          </w:p>
        </w:tc>
        <w:tc>
          <w:tcPr>
            <w:tcW w:w="1965" w:type="dxa"/>
            <w:tcPrChange w:id="416" w:author="Virginia Nichols" w:date="2024-01-24T10:42:00Z">
              <w:tcPr>
                <w:tcW w:w="1965" w:type="dxa"/>
              </w:tcPr>
            </w:tcPrChange>
          </w:tcPr>
          <w:p w14:paraId="42B27DAC" w14:textId="45741934" w:rsidR="00DD551E" w:rsidRPr="00C718B4" w:rsidRDefault="004C1B32" w:rsidP="00075F49">
            <w:pPr>
              <w:pStyle w:val="NoSpacing"/>
              <w:jc w:val="center"/>
              <w:pPrChange w:id="417" w:author="Virginia Nichols" w:date="2024-01-24T10:42:00Z">
                <w:pPr>
                  <w:pStyle w:val="NoSpacing"/>
                  <w:spacing w:line="480" w:lineRule="auto"/>
                  <w:jc w:val="center"/>
                </w:pPr>
              </w:pPrChange>
            </w:pPr>
            <w:r>
              <w:t>0.87</w:t>
            </w:r>
          </w:p>
        </w:tc>
      </w:tr>
      <w:tr w:rsidR="00DD551E" w:rsidRPr="00C718B4" w14:paraId="2612B654" w14:textId="548C00B5" w:rsidTr="00075F49">
        <w:trPr>
          <w:trHeight w:val="80"/>
          <w:jc w:val="center"/>
          <w:trPrChange w:id="418" w:author="Virginia Nichols" w:date="2024-01-24T10:42:00Z">
            <w:trPr>
              <w:trHeight w:val="80"/>
              <w:jc w:val="center"/>
            </w:trPr>
          </w:trPrChange>
        </w:trPr>
        <w:tc>
          <w:tcPr>
            <w:tcW w:w="3060" w:type="dxa"/>
            <w:shd w:val="clear" w:color="auto" w:fill="auto"/>
            <w:noWrap/>
            <w:vAlign w:val="center"/>
            <w:tcPrChange w:id="419" w:author="Virginia Nichols" w:date="2024-01-24T10:42:00Z">
              <w:tcPr>
                <w:tcW w:w="2569" w:type="dxa"/>
                <w:shd w:val="clear" w:color="auto" w:fill="auto"/>
                <w:noWrap/>
                <w:vAlign w:val="center"/>
              </w:tcPr>
            </w:tcPrChange>
          </w:tcPr>
          <w:p w14:paraId="783824AC" w14:textId="77777777" w:rsidR="00DD551E" w:rsidRPr="00C718B4" w:rsidRDefault="00DD551E" w:rsidP="00075F49">
            <w:pPr>
              <w:pStyle w:val="NoSpacing"/>
              <w:jc w:val="center"/>
              <w:pPrChange w:id="420" w:author="Virginia Nichols" w:date="2024-01-24T10:42:00Z">
                <w:pPr>
                  <w:pStyle w:val="NoSpacing"/>
                  <w:spacing w:line="480" w:lineRule="auto"/>
                  <w:jc w:val="center"/>
                </w:pPr>
              </w:pPrChange>
            </w:pPr>
            <w:r w:rsidRPr="00C718B4">
              <w:t>Year x Rotation</w:t>
            </w:r>
          </w:p>
        </w:tc>
        <w:tc>
          <w:tcPr>
            <w:tcW w:w="1474" w:type="dxa"/>
            <w:shd w:val="clear" w:color="auto" w:fill="auto"/>
            <w:noWrap/>
            <w:vAlign w:val="center"/>
            <w:tcPrChange w:id="421" w:author="Virginia Nichols" w:date="2024-01-24T10:42:00Z">
              <w:tcPr>
                <w:tcW w:w="1965" w:type="dxa"/>
                <w:shd w:val="clear" w:color="auto" w:fill="auto"/>
                <w:noWrap/>
                <w:vAlign w:val="center"/>
              </w:tcPr>
            </w:tcPrChange>
          </w:tcPr>
          <w:p w14:paraId="391CEF3C" w14:textId="7D75CD08" w:rsidR="00DD551E" w:rsidRPr="00C718B4" w:rsidRDefault="00DD551E" w:rsidP="00075F49">
            <w:pPr>
              <w:pStyle w:val="NoSpacing"/>
              <w:jc w:val="center"/>
              <w:pPrChange w:id="422" w:author="Virginia Nichols" w:date="2024-01-24T10:42:00Z">
                <w:pPr>
                  <w:pStyle w:val="NoSpacing"/>
                  <w:spacing w:line="480" w:lineRule="auto"/>
                  <w:jc w:val="center"/>
                </w:pPr>
              </w:pPrChange>
            </w:pPr>
            <w:r w:rsidRPr="00C718B4">
              <w:t>0.</w:t>
            </w:r>
            <w:r>
              <w:t>91</w:t>
            </w:r>
          </w:p>
        </w:tc>
        <w:tc>
          <w:tcPr>
            <w:tcW w:w="1965" w:type="dxa"/>
            <w:tcPrChange w:id="423" w:author="Virginia Nichols" w:date="2024-01-24T10:42:00Z">
              <w:tcPr>
                <w:tcW w:w="1965" w:type="dxa"/>
              </w:tcPr>
            </w:tcPrChange>
          </w:tcPr>
          <w:p w14:paraId="1A03F5B3" w14:textId="6692D3A7" w:rsidR="00DD551E" w:rsidRPr="00C718B4" w:rsidRDefault="004C1B32" w:rsidP="00075F49">
            <w:pPr>
              <w:pStyle w:val="NoSpacing"/>
              <w:jc w:val="center"/>
              <w:pPrChange w:id="424" w:author="Virginia Nichols" w:date="2024-01-24T10:42:00Z">
                <w:pPr>
                  <w:pStyle w:val="NoSpacing"/>
                  <w:spacing w:line="480" w:lineRule="auto"/>
                  <w:jc w:val="center"/>
                </w:pPr>
              </w:pPrChange>
            </w:pPr>
            <w:r>
              <w:t>0.15</w:t>
            </w:r>
          </w:p>
        </w:tc>
      </w:tr>
      <w:tr w:rsidR="00DD551E" w:rsidRPr="00C718B4" w14:paraId="19A11A22" w14:textId="24F5949E" w:rsidTr="00075F49">
        <w:trPr>
          <w:trHeight w:val="300"/>
          <w:jc w:val="center"/>
          <w:trPrChange w:id="425" w:author="Virginia Nichols" w:date="2024-01-24T10:42:00Z">
            <w:trPr>
              <w:trHeight w:val="300"/>
              <w:jc w:val="center"/>
            </w:trPr>
          </w:trPrChange>
        </w:trPr>
        <w:tc>
          <w:tcPr>
            <w:tcW w:w="3060" w:type="dxa"/>
            <w:shd w:val="clear" w:color="auto" w:fill="auto"/>
            <w:noWrap/>
            <w:vAlign w:val="center"/>
            <w:hideMark/>
            <w:tcPrChange w:id="426" w:author="Virginia Nichols" w:date="2024-01-24T10:42:00Z">
              <w:tcPr>
                <w:tcW w:w="2569" w:type="dxa"/>
                <w:shd w:val="clear" w:color="auto" w:fill="auto"/>
                <w:noWrap/>
                <w:vAlign w:val="center"/>
                <w:hideMark/>
              </w:tcPr>
            </w:tcPrChange>
          </w:tcPr>
          <w:p w14:paraId="36E96CB6" w14:textId="77777777" w:rsidR="00DD551E" w:rsidRPr="00C718B4" w:rsidRDefault="00DD551E" w:rsidP="00075F49">
            <w:pPr>
              <w:pStyle w:val="NoSpacing"/>
              <w:jc w:val="center"/>
              <w:pPrChange w:id="427" w:author="Virginia Nichols" w:date="2024-01-24T10:42:00Z">
                <w:pPr>
                  <w:pStyle w:val="NoSpacing"/>
                  <w:spacing w:line="480" w:lineRule="auto"/>
                  <w:jc w:val="center"/>
                </w:pPr>
              </w:pPrChange>
            </w:pPr>
            <w:r w:rsidRPr="00C718B4">
              <w:t>Depth</w:t>
            </w:r>
          </w:p>
        </w:tc>
        <w:tc>
          <w:tcPr>
            <w:tcW w:w="1474" w:type="dxa"/>
            <w:shd w:val="clear" w:color="auto" w:fill="auto"/>
            <w:noWrap/>
            <w:vAlign w:val="center"/>
            <w:tcPrChange w:id="428" w:author="Virginia Nichols" w:date="2024-01-24T10:42:00Z">
              <w:tcPr>
                <w:tcW w:w="1965" w:type="dxa"/>
                <w:shd w:val="clear" w:color="auto" w:fill="auto"/>
                <w:noWrap/>
                <w:vAlign w:val="center"/>
              </w:tcPr>
            </w:tcPrChange>
          </w:tcPr>
          <w:p w14:paraId="4E0E6763" w14:textId="2B479F39" w:rsidR="00DD551E" w:rsidRPr="00C718B4" w:rsidRDefault="00DD551E" w:rsidP="00075F49">
            <w:pPr>
              <w:pStyle w:val="NoSpacing"/>
              <w:jc w:val="center"/>
              <w:pPrChange w:id="429" w:author="Virginia Nichols" w:date="2024-01-24T10:42:00Z">
                <w:pPr>
                  <w:pStyle w:val="NoSpacing"/>
                  <w:spacing w:line="480" w:lineRule="auto"/>
                  <w:jc w:val="center"/>
                </w:pPr>
              </w:pPrChange>
            </w:pPr>
            <w:r w:rsidRPr="00C718B4">
              <w:t>0.</w:t>
            </w:r>
            <w:r>
              <w:t>58</w:t>
            </w:r>
          </w:p>
        </w:tc>
        <w:tc>
          <w:tcPr>
            <w:tcW w:w="1965" w:type="dxa"/>
            <w:tcPrChange w:id="430" w:author="Virginia Nichols" w:date="2024-01-24T10:42:00Z">
              <w:tcPr>
                <w:tcW w:w="1965" w:type="dxa"/>
              </w:tcPr>
            </w:tcPrChange>
          </w:tcPr>
          <w:p w14:paraId="7C533AE6" w14:textId="45598F62" w:rsidR="00DD551E" w:rsidRPr="00C718B4" w:rsidRDefault="004C1B32" w:rsidP="00075F49">
            <w:pPr>
              <w:pStyle w:val="NoSpacing"/>
              <w:jc w:val="center"/>
              <w:pPrChange w:id="431" w:author="Virginia Nichols" w:date="2024-01-24T10:42:00Z">
                <w:pPr>
                  <w:pStyle w:val="NoSpacing"/>
                  <w:spacing w:line="480" w:lineRule="auto"/>
                  <w:jc w:val="center"/>
                </w:pPr>
              </w:pPrChange>
            </w:pPr>
            <w:r>
              <w:t>&lt;0.01</w:t>
            </w:r>
          </w:p>
        </w:tc>
      </w:tr>
      <w:tr w:rsidR="00DD551E" w:rsidRPr="00C718B4" w14:paraId="53A144F9" w14:textId="20079107" w:rsidTr="00075F49">
        <w:trPr>
          <w:trHeight w:val="300"/>
          <w:jc w:val="center"/>
          <w:trPrChange w:id="432" w:author="Virginia Nichols" w:date="2024-01-24T10:42:00Z">
            <w:trPr>
              <w:trHeight w:val="300"/>
              <w:jc w:val="center"/>
            </w:trPr>
          </w:trPrChange>
        </w:trPr>
        <w:tc>
          <w:tcPr>
            <w:tcW w:w="3060" w:type="dxa"/>
            <w:shd w:val="clear" w:color="auto" w:fill="auto"/>
            <w:noWrap/>
            <w:vAlign w:val="center"/>
            <w:hideMark/>
            <w:tcPrChange w:id="433" w:author="Virginia Nichols" w:date="2024-01-24T10:42:00Z">
              <w:tcPr>
                <w:tcW w:w="2569" w:type="dxa"/>
                <w:shd w:val="clear" w:color="auto" w:fill="auto"/>
                <w:noWrap/>
                <w:vAlign w:val="center"/>
                <w:hideMark/>
              </w:tcPr>
            </w:tcPrChange>
          </w:tcPr>
          <w:p w14:paraId="547443AC" w14:textId="77777777" w:rsidR="00DD551E" w:rsidRPr="00C718B4" w:rsidRDefault="00DD551E" w:rsidP="00075F49">
            <w:pPr>
              <w:pStyle w:val="NoSpacing"/>
              <w:jc w:val="center"/>
              <w:pPrChange w:id="434" w:author="Virginia Nichols" w:date="2024-01-24T10:42:00Z">
                <w:pPr>
                  <w:pStyle w:val="NoSpacing"/>
                  <w:spacing w:line="480" w:lineRule="auto"/>
                  <w:jc w:val="center"/>
                </w:pPr>
              </w:pPrChange>
            </w:pPr>
            <w:r w:rsidRPr="00C718B4">
              <w:t>Year x Depth</w:t>
            </w:r>
          </w:p>
        </w:tc>
        <w:tc>
          <w:tcPr>
            <w:tcW w:w="1474" w:type="dxa"/>
            <w:shd w:val="clear" w:color="auto" w:fill="auto"/>
            <w:noWrap/>
            <w:vAlign w:val="center"/>
            <w:tcPrChange w:id="435" w:author="Virginia Nichols" w:date="2024-01-24T10:42:00Z">
              <w:tcPr>
                <w:tcW w:w="1965" w:type="dxa"/>
                <w:shd w:val="clear" w:color="auto" w:fill="auto"/>
                <w:noWrap/>
                <w:vAlign w:val="center"/>
              </w:tcPr>
            </w:tcPrChange>
          </w:tcPr>
          <w:p w14:paraId="619CB38E" w14:textId="75B41629" w:rsidR="00DD551E" w:rsidRPr="00C718B4" w:rsidRDefault="00DD551E" w:rsidP="00075F49">
            <w:pPr>
              <w:pStyle w:val="NoSpacing"/>
              <w:jc w:val="center"/>
              <w:pPrChange w:id="436" w:author="Virginia Nichols" w:date="2024-01-24T10:42:00Z">
                <w:pPr>
                  <w:pStyle w:val="NoSpacing"/>
                  <w:spacing w:line="480" w:lineRule="auto"/>
                  <w:jc w:val="center"/>
                </w:pPr>
              </w:pPrChange>
            </w:pPr>
            <w:r w:rsidRPr="00C718B4">
              <w:t>0.</w:t>
            </w:r>
            <w:r>
              <w:t>31</w:t>
            </w:r>
          </w:p>
        </w:tc>
        <w:tc>
          <w:tcPr>
            <w:tcW w:w="1965" w:type="dxa"/>
            <w:tcPrChange w:id="437" w:author="Virginia Nichols" w:date="2024-01-24T10:42:00Z">
              <w:tcPr>
                <w:tcW w:w="1965" w:type="dxa"/>
              </w:tcPr>
            </w:tcPrChange>
          </w:tcPr>
          <w:p w14:paraId="5D537C9A" w14:textId="3EB419AF" w:rsidR="00DD551E" w:rsidRPr="00C718B4" w:rsidRDefault="004C1B32" w:rsidP="00075F49">
            <w:pPr>
              <w:pStyle w:val="NoSpacing"/>
              <w:jc w:val="center"/>
              <w:pPrChange w:id="438" w:author="Virginia Nichols" w:date="2024-01-24T10:42:00Z">
                <w:pPr>
                  <w:pStyle w:val="NoSpacing"/>
                  <w:spacing w:line="480" w:lineRule="auto"/>
                  <w:jc w:val="center"/>
                </w:pPr>
              </w:pPrChange>
            </w:pPr>
            <w:r>
              <w:t>0.92</w:t>
            </w:r>
          </w:p>
        </w:tc>
      </w:tr>
      <w:tr w:rsidR="00DD551E" w:rsidRPr="00C718B4" w14:paraId="58842625" w14:textId="66E00F96" w:rsidTr="00075F49">
        <w:trPr>
          <w:trHeight w:val="80"/>
          <w:jc w:val="center"/>
          <w:trPrChange w:id="439" w:author="Virginia Nichols" w:date="2024-01-24T10:42:00Z">
            <w:trPr>
              <w:trHeight w:val="80"/>
              <w:jc w:val="center"/>
            </w:trPr>
          </w:trPrChange>
        </w:trPr>
        <w:tc>
          <w:tcPr>
            <w:tcW w:w="3060" w:type="dxa"/>
            <w:shd w:val="clear" w:color="auto" w:fill="auto"/>
            <w:noWrap/>
            <w:vAlign w:val="center"/>
            <w:tcPrChange w:id="440" w:author="Virginia Nichols" w:date="2024-01-24T10:42:00Z">
              <w:tcPr>
                <w:tcW w:w="2569" w:type="dxa"/>
                <w:shd w:val="clear" w:color="auto" w:fill="auto"/>
                <w:noWrap/>
                <w:vAlign w:val="center"/>
              </w:tcPr>
            </w:tcPrChange>
          </w:tcPr>
          <w:p w14:paraId="6CDFDDFE" w14:textId="77777777" w:rsidR="00DD551E" w:rsidRPr="00075F49" w:rsidRDefault="00DD551E" w:rsidP="00075F49">
            <w:pPr>
              <w:pStyle w:val="NoSpacing"/>
              <w:jc w:val="center"/>
              <w:rPr>
                <w:b/>
                <w:bCs/>
                <w:rPrChange w:id="441" w:author="Virginia Nichols" w:date="2024-01-24T10:42:00Z">
                  <w:rPr/>
                </w:rPrChange>
              </w:rPr>
              <w:pPrChange w:id="442" w:author="Virginia Nichols" w:date="2024-01-24T10:42:00Z">
                <w:pPr>
                  <w:pStyle w:val="NoSpacing"/>
                  <w:spacing w:line="480" w:lineRule="auto"/>
                  <w:jc w:val="center"/>
                </w:pPr>
              </w:pPrChange>
            </w:pPr>
            <w:r w:rsidRPr="00075F49">
              <w:rPr>
                <w:b/>
                <w:bCs/>
                <w:rPrChange w:id="443" w:author="Virginia Nichols" w:date="2024-01-24T10:42:00Z">
                  <w:rPr/>
                </w:rPrChange>
              </w:rPr>
              <w:t>Rotation x Depth</w:t>
            </w:r>
          </w:p>
        </w:tc>
        <w:tc>
          <w:tcPr>
            <w:tcW w:w="1474" w:type="dxa"/>
            <w:shd w:val="clear" w:color="auto" w:fill="auto"/>
            <w:noWrap/>
            <w:vAlign w:val="center"/>
            <w:tcPrChange w:id="444" w:author="Virginia Nichols" w:date="2024-01-24T10:42:00Z">
              <w:tcPr>
                <w:tcW w:w="1965" w:type="dxa"/>
                <w:shd w:val="clear" w:color="auto" w:fill="auto"/>
                <w:noWrap/>
                <w:vAlign w:val="center"/>
              </w:tcPr>
            </w:tcPrChange>
          </w:tcPr>
          <w:p w14:paraId="6712D50C" w14:textId="18C3158A" w:rsidR="00DD551E" w:rsidRPr="00075F49" w:rsidRDefault="00DD551E" w:rsidP="00075F49">
            <w:pPr>
              <w:pStyle w:val="NoSpacing"/>
              <w:jc w:val="center"/>
              <w:rPr>
                <w:b/>
                <w:bCs/>
                <w:rPrChange w:id="445" w:author="Virginia Nichols" w:date="2024-01-24T10:42:00Z">
                  <w:rPr/>
                </w:rPrChange>
              </w:rPr>
              <w:pPrChange w:id="446" w:author="Virginia Nichols" w:date="2024-01-24T10:42:00Z">
                <w:pPr>
                  <w:pStyle w:val="NoSpacing"/>
                  <w:spacing w:line="480" w:lineRule="auto"/>
                  <w:jc w:val="center"/>
                </w:pPr>
              </w:pPrChange>
            </w:pPr>
            <w:r w:rsidRPr="00075F49">
              <w:rPr>
                <w:b/>
                <w:bCs/>
                <w:rPrChange w:id="447" w:author="Virginia Nichols" w:date="2024-01-24T10:42:00Z">
                  <w:rPr/>
                </w:rPrChange>
              </w:rPr>
              <w:t>0.</w:t>
            </w:r>
            <w:r w:rsidRPr="00075F49">
              <w:rPr>
                <w:b/>
                <w:bCs/>
                <w:rPrChange w:id="448" w:author="Virginia Nichols" w:date="2024-01-24T10:42:00Z">
                  <w:rPr/>
                </w:rPrChange>
              </w:rPr>
              <w:t>0</w:t>
            </w:r>
            <w:r w:rsidRPr="00075F49">
              <w:rPr>
                <w:b/>
                <w:bCs/>
                <w:rPrChange w:id="449" w:author="Virginia Nichols" w:date="2024-01-24T10:42:00Z">
                  <w:rPr/>
                </w:rPrChange>
              </w:rPr>
              <w:t>1</w:t>
            </w:r>
          </w:p>
        </w:tc>
        <w:tc>
          <w:tcPr>
            <w:tcW w:w="1965" w:type="dxa"/>
            <w:tcPrChange w:id="450" w:author="Virginia Nichols" w:date="2024-01-24T10:42:00Z">
              <w:tcPr>
                <w:tcW w:w="1965" w:type="dxa"/>
              </w:tcPr>
            </w:tcPrChange>
          </w:tcPr>
          <w:p w14:paraId="3CC2E00F" w14:textId="71880A27" w:rsidR="00DD551E" w:rsidRPr="00075F49" w:rsidRDefault="004C1B32" w:rsidP="00075F49">
            <w:pPr>
              <w:pStyle w:val="NoSpacing"/>
              <w:jc w:val="center"/>
              <w:rPr>
                <w:b/>
                <w:bCs/>
                <w:rPrChange w:id="451" w:author="Virginia Nichols" w:date="2024-01-24T10:42:00Z">
                  <w:rPr/>
                </w:rPrChange>
              </w:rPr>
              <w:pPrChange w:id="452" w:author="Virginia Nichols" w:date="2024-01-24T10:42:00Z">
                <w:pPr>
                  <w:pStyle w:val="NoSpacing"/>
                  <w:spacing w:line="480" w:lineRule="auto"/>
                  <w:jc w:val="center"/>
                </w:pPr>
              </w:pPrChange>
            </w:pPr>
            <w:r w:rsidRPr="00075F49">
              <w:rPr>
                <w:b/>
                <w:bCs/>
                <w:rPrChange w:id="453" w:author="Virginia Nichols" w:date="2024-01-24T10:42:00Z">
                  <w:rPr/>
                </w:rPrChange>
              </w:rPr>
              <w:t>0.07</w:t>
            </w:r>
          </w:p>
        </w:tc>
      </w:tr>
      <w:tr w:rsidR="00DD551E" w:rsidRPr="00C718B4" w14:paraId="088A2C18" w14:textId="1B1A6EE0" w:rsidTr="00075F49">
        <w:trPr>
          <w:trHeight w:val="300"/>
          <w:jc w:val="center"/>
          <w:trPrChange w:id="454" w:author="Virginia Nichols" w:date="2024-01-24T10:42:00Z">
            <w:trPr>
              <w:trHeight w:val="300"/>
              <w:jc w:val="center"/>
            </w:trPr>
          </w:trPrChange>
        </w:trPr>
        <w:tc>
          <w:tcPr>
            <w:tcW w:w="3060" w:type="dxa"/>
            <w:tcBorders>
              <w:bottom w:val="single" w:sz="4" w:space="0" w:color="auto"/>
            </w:tcBorders>
            <w:shd w:val="clear" w:color="auto" w:fill="auto"/>
            <w:noWrap/>
            <w:vAlign w:val="center"/>
            <w:tcPrChange w:id="455" w:author="Virginia Nichols" w:date="2024-01-24T10:42:00Z">
              <w:tcPr>
                <w:tcW w:w="2569" w:type="dxa"/>
                <w:tcBorders>
                  <w:bottom w:val="single" w:sz="4" w:space="0" w:color="auto"/>
                </w:tcBorders>
                <w:shd w:val="clear" w:color="auto" w:fill="auto"/>
                <w:noWrap/>
                <w:vAlign w:val="center"/>
              </w:tcPr>
            </w:tcPrChange>
          </w:tcPr>
          <w:p w14:paraId="60B82BC9" w14:textId="77777777" w:rsidR="00DD551E" w:rsidRPr="00C718B4" w:rsidRDefault="00DD551E" w:rsidP="00075F49">
            <w:pPr>
              <w:pStyle w:val="NoSpacing"/>
              <w:jc w:val="center"/>
              <w:pPrChange w:id="456" w:author="Virginia Nichols" w:date="2024-01-24T10:42:00Z">
                <w:pPr>
                  <w:pStyle w:val="NoSpacing"/>
                  <w:spacing w:line="480" w:lineRule="auto"/>
                  <w:jc w:val="center"/>
                </w:pPr>
              </w:pPrChange>
            </w:pPr>
            <w:r w:rsidRPr="00C718B4">
              <w:t>Year x Rotation x Depth</w:t>
            </w:r>
          </w:p>
        </w:tc>
        <w:tc>
          <w:tcPr>
            <w:tcW w:w="1474" w:type="dxa"/>
            <w:tcBorders>
              <w:bottom w:val="single" w:sz="4" w:space="0" w:color="auto"/>
            </w:tcBorders>
            <w:shd w:val="clear" w:color="auto" w:fill="auto"/>
            <w:noWrap/>
            <w:vAlign w:val="center"/>
            <w:tcPrChange w:id="457" w:author="Virginia Nichols" w:date="2024-01-24T10:42:00Z">
              <w:tcPr>
                <w:tcW w:w="1965" w:type="dxa"/>
                <w:tcBorders>
                  <w:bottom w:val="single" w:sz="4" w:space="0" w:color="auto"/>
                </w:tcBorders>
                <w:shd w:val="clear" w:color="auto" w:fill="auto"/>
                <w:noWrap/>
                <w:vAlign w:val="center"/>
              </w:tcPr>
            </w:tcPrChange>
          </w:tcPr>
          <w:p w14:paraId="69840394" w14:textId="77777777" w:rsidR="00DD551E" w:rsidRPr="00C718B4" w:rsidRDefault="00DD551E" w:rsidP="00075F49">
            <w:pPr>
              <w:pStyle w:val="NoSpacing"/>
              <w:jc w:val="center"/>
              <w:pPrChange w:id="458" w:author="Virginia Nichols" w:date="2024-01-24T10:42:00Z">
                <w:pPr>
                  <w:pStyle w:val="NoSpacing"/>
                  <w:spacing w:line="480" w:lineRule="auto"/>
                  <w:jc w:val="center"/>
                </w:pPr>
              </w:pPrChange>
            </w:pPr>
            <w:r w:rsidRPr="00C718B4">
              <w:t>0.25</w:t>
            </w:r>
          </w:p>
        </w:tc>
        <w:tc>
          <w:tcPr>
            <w:tcW w:w="1965" w:type="dxa"/>
            <w:tcBorders>
              <w:bottom w:val="single" w:sz="4" w:space="0" w:color="auto"/>
            </w:tcBorders>
            <w:tcPrChange w:id="459" w:author="Virginia Nichols" w:date="2024-01-24T10:42:00Z">
              <w:tcPr>
                <w:tcW w:w="1965" w:type="dxa"/>
                <w:tcBorders>
                  <w:bottom w:val="single" w:sz="4" w:space="0" w:color="auto"/>
                </w:tcBorders>
              </w:tcPr>
            </w:tcPrChange>
          </w:tcPr>
          <w:p w14:paraId="601C4F88" w14:textId="5D3DF4D6" w:rsidR="00DD551E" w:rsidRPr="00C718B4" w:rsidRDefault="004C1B32" w:rsidP="00075F49">
            <w:pPr>
              <w:pStyle w:val="NoSpacing"/>
              <w:jc w:val="center"/>
              <w:pPrChange w:id="460" w:author="Virginia Nichols" w:date="2024-01-24T10:42:00Z">
                <w:pPr>
                  <w:pStyle w:val="NoSpacing"/>
                  <w:spacing w:line="480" w:lineRule="auto"/>
                  <w:jc w:val="center"/>
                </w:pPr>
              </w:pPrChange>
            </w:pPr>
            <w:r>
              <w:t>0.76</w:t>
            </w:r>
          </w:p>
        </w:tc>
      </w:tr>
      <w:tr w:rsidR="00DD551E" w:rsidRPr="00C718B4" w14:paraId="2F4C1156" w14:textId="3923EB2D" w:rsidTr="00075F49">
        <w:trPr>
          <w:trHeight w:val="300"/>
          <w:jc w:val="center"/>
          <w:trPrChange w:id="461" w:author="Virginia Nichols" w:date="2024-01-24T10:42:00Z">
            <w:trPr>
              <w:trHeight w:val="300"/>
              <w:jc w:val="center"/>
            </w:trPr>
          </w:trPrChange>
        </w:trPr>
        <w:tc>
          <w:tcPr>
            <w:tcW w:w="3060" w:type="dxa"/>
            <w:tcBorders>
              <w:top w:val="single" w:sz="4" w:space="0" w:color="auto"/>
            </w:tcBorders>
            <w:shd w:val="clear" w:color="auto" w:fill="auto"/>
            <w:noWrap/>
            <w:vAlign w:val="center"/>
            <w:tcPrChange w:id="462" w:author="Virginia Nichols" w:date="2024-01-24T10:42:00Z">
              <w:tcPr>
                <w:tcW w:w="2569" w:type="dxa"/>
                <w:tcBorders>
                  <w:top w:val="single" w:sz="4" w:space="0" w:color="auto"/>
                </w:tcBorders>
                <w:shd w:val="clear" w:color="auto" w:fill="auto"/>
                <w:noWrap/>
                <w:vAlign w:val="center"/>
              </w:tcPr>
            </w:tcPrChange>
          </w:tcPr>
          <w:p w14:paraId="37CA5AB4" w14:textId="77777777" w:rsidR="00DD551E" w:rsidRPr="00C718B4" w:rsidRDefault="00DD551E" w:rsidP="00075F49">
            <w:pPr>
              <w:pStyle w:val="NoSpacing"/>
              <w:rPr>
                <w:i/>
                <w:sz w:val="20"/>
              </w:rPr>
              <w:pPrChange w:id="463" w:author="Virginia Nichols" w:date="2024-01-24T10:42:00Z">
                <w:pPr>
                  <w:pStyle w:val="NoSpacing"/>
                  <w:spacing w:line="480" w:lineRule="auto"/>
                </w:pPr>
              </w:pPrChange>
            </w:pPr>
            <w:r w:rsidRPr="00C718B4">
              <w:rPr>
                <w:i/>
                <w:sz w:val="18"/>
              </w:rPr>
              <w:t>*DF = Degrees of freedom</w:t>
            </w:r>
          </w:p>
        </w:tc>
        <w:tc>
          <w:tcPr>
            <w:tcW w:w="1474" w:type="dxa"/>
            <w:tcBorders>
              <w:top w:val="single" w:sz="4" w:space="0" w:color="auto"/>
            </w:tcBorders>
            <w:shd w:val="clear" w:color="auto" w:fill="auto"/>
            <w:noWrap/>
            <w:vAlign w:val="center"/>
            <w:tcPrChange w:id="464" w:author="Virginia Nichols" w:date="2024-01-24T10:42:00Z">
              <w:tcPr>
                <w:tcW w:w="1965" w:type="dxa"/>
                <w:tcBorders>
                  <w:top w:val="single" w:sz="4" w:space="0" w:color="auto"/>
                </w:tcBorders>
                <w:shd w:val="clear" w:color="auto" w:fill="auto"/>
                <w:noWrap/>
                <w:vAlign w:val="center"/>
              </w:tcPr>
            </w:tcPrChange>
          </w:tcPr>
          <w:p w14:paraId="43F529A9" w14:textId="77777777" w:rsidR="00DD551E" w:rsidRPr="00C718B4" w:rsidRDefault="00DD551E" w:rsidP="00075F49">
            <w:pPr>
              <w:pStyle w:val="NoSpacing"/>
              <w:jc w:val="center"/>
              <w:pPrChange w:id="465" w:author="Virginia Nichols" w:date="2024-01-24T10:42:00Z">
                <w:pPr>
                  <w:pStyle w:val="NoSpacing"/>
                  <w:spacing w:line="480" w:lineRule="auto"/>
                  <w:jc w:val="center"/>
                </w:pPr>
              </w:pPrChange>
            </w:pPr>
          </w:p>
        </w:tc>
        <w:tc>
          <w:tcPr>
            <w:tcW w:w="1965" w:type="dxa"/>
            <w:tcBorders>
              <w:top w:val="single" w:sz="4" w:space="0" w:color="auto"/>
            </w:tcBorders>
            <w:tcPrChange w:id="466" w:author="Virginia Nichols" w:date="2024-01-24T10:42:00Z">
              <w:tcPr>
                <w:tcW w:w="1965" w:type="dxa"/>
                <w:tcBorders>
                  <w:top w:val="single" w:sz="4" w:space="0" w:color="auto"/>
                </w:tcBorders>
              </w:tcPr>
            </w:tcPrChange>
          </w:tcPr>
          <w:p w14:paraId="3201DDDD" w14:textId="77777777" w:rsidR="00DD551E" w:rsidRPr="00C718B4" w:rsidRDefault="00DD551E" w:rsidP="00075F49">
            <w:pPr>
              <w:pStyle w:val="NoSpacing"/>
              <w:jc w:val="center"/>
              <w:pPrChange w:id="467" w:author="Virginia Nichols" w:date="2024-01-24T10:42:00Z">
                <w:pPr>
                  <w:pStyle w:val="NoSpacing"/>
                  <w:spacing w:line="480" w:lineRule="auto"/>
                  <w:jc w:val="center"/>
                </w:pPr>
              </w:pPrChange>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xml:space="preserve">; denominator degrees of freedom differ by depth due to missing </w:t>
      </w:r>
      <w:proofErr w:type="gramStart"/>
      <w:r w:rsidR="00A63BF4">
        <w:rPr>
          <w:color w:val="auto"/>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468"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468"/>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33"/>
      <w:headerReference w:type="default" r:id="rId34"/>
      <w:footerReference w:type="even" r:id="rId35"/>
      <w:footerReference w:type="default" r:id="rId36"/>
      <w:headerReference w:type="first" r:id="rId37"/>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Virginia Nichols" w:date="2024-01-22T14:37:00Z" w:initials="VN">
    <w:p w14:paraId="14A29ECE" w14:textId="77777777" w:rsidR="005210CB" w:rsidRDefault="005210CB" w:rsidP="005210CB">
      <w:pPr>
        <w:pStyle w:val="CommentText"/>
      </w:pPr>
      <w:r>
        <w:rPr>
          <w:rStyle w:val="CommentReference"/>
        </w:rPr>
        <w:annotationRef/>
      </w:r>
      <w:r>
        <w:t>This seems tenuous</w:t>
      </w:r>
    </w:p>
  </w:comment>
  <w:comment w:id="57" w:author="Virginia Nichols" w:date="2024-01-22T14:44:00Z" w:initials="VN">
    <w:p w14:paraId="3609DAF0" w14:textId="77777777" w:rsidR="00D636E3" w:rsidRDefault="00D636E3" w:rsidP="00D636E3">
      <w:pPr>
        <w:pStyle w:val="CommentText"/>
      </w:pPr>
      <w:r>
        <w:rPr>
          <w:rStyle w:val="CommentReference"/>
        </w:rPr>
        <w:annotationRef/>
      </w:r>
      <w:r>
        <w:t>Do I need both?</w:t>
      </w:r>
    </w:p>
  </w:comment>
  <w:comment w:id="106" w:author="Virginia Nichols" w:date="2024-01-17T12:48:00Z" w:initials="VN">
    <w:p w14:paraId="41AD3FC7" w14:textId="10B05BB3" w:rsidR="00855F33" w:rsidRDefault="00855F33" w:rsidP="00855F33">
      <w:pPr>
        <w:pStyle w:val="CommentText"/>
      </w:pPr>
      <w:r>
        <w:rPr>
          <w:rStyle w:val="CommentReference"/>
        </w:rPr>
        <w:annotationRef/>
      </w:r>
      <w:r>
        <w:t>Need to updated these tables with the other extreme assumption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A29ECE" w15:done="0"/>
  <w15:commentEx w15:paraId="3609DAF0" w15:done="0"/>
  <w15:commentEx w15:paraId="41AD3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8C725EC" w16cex:dateUtc="2024-01-22T21:37:00Z"/>
  <w16cex:commentExtensible w16cex:durableId="4D4AB39A" w16cex:dateUtc="2024-01-22T21:44:00Z"/>
  <w16cex:commentExtensible w16cex:durableId="3D9A0EC6" w16cex:dateUtc="2024-01-1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A29ECE" w16cid:durableId="78C725EC"/>
  <w16cid:commentId w16cid:paraId="3609DAF0" w16cid:durableId="4D4AB39A"/>
  <w16cid:commentId w16cid:paraId="41AD3FC7" w16cid:durableId="3D9A0E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91CE7" w14:textId="77777777" w:rsidR="00DE3C5B" w:rsidRDefault="00DE3C5B" w:rsidP="00117666">
      <w:pPr>
        <w:spacing w:after="0"/>
      </w:pPr>
      <w:r>
        <w:separator/>
      </w:r>
    </w:p>
  </w:endnote>
  <w:endnote w:type="continuationSeparator" w:id="0">
    <w:p w14:paraId="22A34ABE" w14:textId="77777777" w:rsidR="00DE3C5B" w:rsidRDefault="00DE3C5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5AEF9" w14:textId="77777777" w:rsidR="00DE3C5B" w:rsidRDefault="00DE3C5B" w:rsidP="00117666">
      <w:pPr>
        <w:spacing w:after="0"/>
      </w:pPr>
      <w:r>
        <w:separator/>
      </w:r>
    </w:p>
  </w:footnote>
  <w:footnote w:type="continuationSeparator" w:id="0">
    <w:p w14:paraId="135FD3EF" w14:textId="77777777" w:rsidR="00DE3C5B" w:rsidRDefault="00DE3C5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5F49"/>
    <w:rsid w:val="00077D53"/>
    <w:rsid w:val="00081394"/>
    <w:rsid w:val="0008383C"/>
    <w:rsid w:val="000845C2"/>
    <w:rsid w:val="0009049B"/>
    <w:rsid w:val="00096BF3"/>
    <w:rsid w:val="000A0B7A"/>
    <w:rsid w:val="000A261A"/>
    <w:rsid w:val="000A42A6"/>
    <w:rsid w:val="000A783B"/>
    <w:rsid w:val="000B23D4"/>
    <w:rsid w:val="000B34BD"/>
    <w:rsid w:val="000B39BD"/>
    <w:rsid w:val="000B3A68"/>
    <w:rsid w:val="000B4CAD"/>
    <w:rsid w:val="000C632F"/>
    <w:rsid w:val="000C7E2A"/>
    <w:rsid w:val="000D11B9"/>
    <w:rsid w:val="000D38D5"/>
    <w:rsid w:val="000E20C6"/>
    <w:rsid w:val="000E54CB"/>
    <w:rsid w:val="000E7A6F"/>
    <w:rsid w:val="000F4CFB"/>
    <w:rsid w:val="001048A0"/>
    <w:rsid w:val="00111703"/>
    <w:rsid w:val="00117666"/>
    <w:rsid w:val="001223A7"/>
    <w:rsid w:val="00133CFE"/>
    <w:rsid w:val="00134256"/>
    <w:rsid w:val="00135EA1"/>
    <w:rsid w:val="00147395"/>
    <w:rsid w:val="001552C9"/>
    <w:rsid w:val="00156522"/>
    <w:rsid w:val="001621FB"/>
    <w:rsid w:val="001631F3"/>
    <w:rsid w:val="00170473"/>
    <w:rsid w:val="001747BE"/>
    <w:rsid w:val="00177D84"/>
    <w:rsid w:val="00181000"/>
    <w:rsid w:val="00184181"/>
    <w:rsid w:val="00190C24"/>
    <w:rsid w:val="00196245"/>
    <w:rsid w:val="001964EF"/>
    <w:rsid w:val="001A11A6"/>
    <w:rsid w:val="001A1C4F"/>
    <w:rsid w:val="001B1A2C"/>
    <w:rsid w:val="001B4DA0"/>
    <w:rsid w:val="001C5B01"/>
    <w:rsid w:val="001C5BC7"/>
    <w:rsid w:val="001C65E0"/>
    <w:rsid w:val="001D3479"/>
    <w:rsid w:val="001D3842"/>
    <w:rsid w:val="001D5C23"/>
    <w:rsid w:val="001F4C07"/>
    <w:rsid w:val="001F6543"/>
    <w:rsid w:val="00220AEA"/>
    <w:rsid w:val="00226954"/>
    <w:rsid w:val="00246863"/>
    <w:rsid w:val="002503E6"/>
    <w:rsid w:val="0025150E"/>
    <w:rsid w:val="0025445B"/>
    <w:rsid w:val="00255079"/>
    <w:rsid w:val="00255E50"/>
    <w:rsid w:val="002629A3"/>
    <w:rsid w:val="00264097"/>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5FEB"/>
    <w:rsid w:val="002D6A9B"/>
    <w:rsid w:val="002D72D3"/>
    <w:rsid w:val="002F0A30"/>
    <w:rsid w:val="002F0E7C"/>
    <w:rsid w:val="002F6D88"/>
    <w:rsid w:val="002F744D"/>
    <w:rsid w:val="00303DE6"/>
    <w:rsid w:val="00310124"/>
    <w:rsid w:val="00310BC4"/>
    <w:rsid w:val="00315E62"/>
    <w:rsid w:val="0033156A"/>
    <w:rsid w:val="0033295F"/>
    <w:rsid w:val="003544FB"/>
    <w:rsid w:val="00354CDF"/>
    <w:rsid w:val="00365D63"/>
    <w:rsid w:val="0036793B"/>
    <w:rsid w:val="00372682"/>
    <w:rsid w:val="00376466"/>
    <w:rsid w:val="00376CC5"/>
    <w:rsid w:val="00377C5A"/>
    <w:rsid w:val="00377FB9"/>
    <w:rsid w:val="00390F57"/>
    <w:rsid w:val="0039693B"/>
    <w:rsid w:val="003A4F7A"/>
    <w:rsid w:val="003A721D"/>
    <w:rsid w:val="003B190B"/>
    <w:rsid w:val="003B2BEA"/>
    <w:rsid w:val="003B615F"/>
    <w:rsid w:val="003C2646"/>
    <w:rsid w:val="003C4D12"/>
    <w:rsid w:val="003D12CC"/>
    <w:rsid w:val="003D2F2D"/>
    <w:rsid w:val="003D458B"/>
    <w:rsid w:val="003E242C"/>
    <w:rsid w:val="003E41CA"/>
    <w:rsid w:val="003E78BA"/>
    <w:rsid w:val="003F1017"/>
    <w:rsid w:val="003F1B67"/>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8009F"/>
    <w:rsid w:val="004800AA"/>
    <w:rsid w:val="00483379"/>
    <w:rsid w:val="0049761E"/>
    <w:rsid w:val="004A7C0F"/>
    <w:rsid w:val="004C1B32"/>
    <w:rsid w:val="004D3E33"/>
    <w:rsid w:val="004E1A1E"/>
    <w:rsid w:val="004E3A0A"/>
    <w:rsid w:val="0051144D"/>
    <w:rsid w:val="00520D14"/>
    <w:rsid w:val="00521086"/>
    <w:rsid w:val="005210CB"/>
    <w:rsid w:val="005250F2"/>
    <w:rsid w:val="00527F52"/>
    <w:rsid w:val="0053150B"/>
    <w:rsid w:val="005478DF"/>
    <w:rsid w:val="00554922"/>
    <w:rsid w:val="005605F5"/>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60D05"/>
    <w:rsid w:val="006620F3"/>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70686F"/>
    <w:rsid w:val="00715D64"/>
    <w:rsid w:val="00716A42"/>
    <w:rsid w:val="00720DE0"/>
    <w:rsid w:val="00721C9A"/>
    <w:rsid w:val="007242C8"/>
    <w:rsid w:val="00725A7D"/>
    <w:rsid w:val="0073085C"/>
    <w:rsid w:val="00733784"/>
    <w:rsid w:val="00740795"/>
    <w:rsid w:val="0074149A"/>
    <w:rsid w:val="00746505"/>
    <w:rsid w:val="0074704B"/>
    <w:rsid w:val="00750008"/>
    <w:rsid w:val="00756B65"/>
    <w:rsid w:val="00770A37"/>
    <w:rsid w:val="0077507B"/>
    <w:rsid w:val="007833D6"/>
    <w:rsid w:val="00790BB3"/>
    <w:rsid w:val="007914EA"/>
    <w:rsid w:val="00792043"/>
    <w:rsid w:val="00795907"/>
    <w:rsid w:val="00797EDD"/>
    <w:rsid w:val="007A1857"/>
    <w:rsid w:val="007B0322"/>
    <w:rsid w:val="007B7D0E"/>
    <w:rsid w:val="007C0E3F"/>
    <w:rsid w:val="007C1944"/>
    <w:rsid w:val="007C206C"/>
    <w:rsid w:val="007C5729"/>
    <w:rsid w:val="007E0F43"/>
    <w:rsid w:val="007F5320"/>
    <w:rsid w:val="00801720"/>
    <w:rsid w:val="00804554"/>
    <w:rsid w:val="008111E4"/>
    <w:rsid w:val="0081301C"/>
    <w:rsid w:val="00816798"/>
    <w:rsid w:val="00817DD6"/>
    <w:rsid w:val="008258DC"/>
    <w:rsid w:val="008335AE"/>
    <w:rsid w:val="008368B8"/>
    <w:rsid w:val="00855F33"/>
    <w:rsid w:val="00857DF2"/>
    <w:rsid w:val="008629A9"/>
    <w:rsid w:val="008742FD"/>
    <w:rsid w:val="00880EB3"/>
    <w:rsid w:val="0088513A"/>
    <w:rsid w:val="00893C19"/>
    <w:rsid w:val="008B0991"/>
    <w:rsid w:val="008C2BEC"/>
    <w:rsid w:val="008C3EE9"/>
    <w:rsid w:val="008C4354"/>
    <w:rsid w:val="008C492E"/>
    <w:rsid w:val="008C4976"/>
    <w:rsid w:val="008D6C8D"/>
    <w:rsid w:val="008E2B54"/>
    <w:rsid w:val="008E4404"/>
    <w:rsid w:val="008E58C7"/>
    <w:rsid w:val="008F0C7E"/>
    <w:rsid w:val="008F136F"/>
    <w:rsid w:val="008F5021"/>
    <w:rsid w:val="009006BF"/>
    <w:rsid w:val="00901744"/>
    <w:rsid w:val="00942C7D"/>
    <w:rsid w:val="00943573"/>
    <w:rsid w:val="00944434"/>
    <w:rsid w:val="00971B61"/>
    <w:rsid w:val="00980C31"/>
    <w:rsid w:val="009820EE"/>
    <w:rsid w:val="009955FF"/>
    <w:rsid w:val="00997293"/>
    <w:rsid w:val="009B6CED"/>
    <w:rsid w:val="009C5888"/>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3BF4"/>
    <w:rsid w:val="00A64B02"/>
    <w:rsid w:val="00A652D0"/>
    <w:rsid w:val="00A75F87"/>
    <w:rsid w:val="00A76821"/>
    <w:rsid w:val="00A9212D"/>
    <w:rsid w:val="00A9276D"/>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B01A4A"/>
    <w:rsid w:val="00B0466B"/>
    <w:rsid w:val="00B13597"/>
    <w:rsid w:val="00B156BA"/>
    <w:rsid w:val="00B16781"/>
    <w:rsid w:val="00B201D6"/>
    <w:rsid w:val="00B216CC"/>
    <w:rsid w:val="00B251FE"/>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537F"/>
    <w:rsid w:val="00BB7367"/>
    <w:rsid w:val="00BF49B0"/>
    <w:rsid w:val="00C012A3"/>
    <w:rsid w:val="00C109B8"/>
    <w:rsid w:val="00C145CC"/>
    <w:rsid w:val="00C16F19"/>
    <w:rsid w:val="00C2584C"/>
    <w:rsid w:val="00C34F8F"/>
    <w:rsid w:val="00C43DF6"/>
    <w:rsid w:val="00C52A7B"/>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43FF3"/>
    <w:rsid w:val="00D537FA"/>
    <w:rsid w:val="00D5547D"/>
    <w:rsid w:val="00D624AA"/>
    <w:rsid w:val="00D6313F"/>
    <w:rsid w:val="00D636E3"/>
    <w:rsid w:val="00D724CE"/>
    <w:rsid w:val="00D76741"/>
    <w:rsid w:val="00D80D99"/>
    <w:rsid w:val="00D80F2A"/>
    <w:rsid w:val="00D819A2"/>
    <w:rsid w:val="00D84426"/>
    <w:rsid w:val="00D9503C"/>
    <w:rsid w:val="00D961CE"/>
    <w:rsid w:val="00DD2ABE"/>
    <w:rsid w:val="00DD551E"/>
    <w:rsid w:val="00DD6FE0"/>
    <w:rsid w:val="00DD73EF"/>
    <w:rsid w:val="00DE23E8"/>
    <w:rsid w:val="00DE2FCA"/>
    <w:rsid w:val="00DE3C5B"/>
    <w:rsid w:val="00E0128B"/>
    <w:rsid w:val="00E03075"/>
    <w:rsid w:val="00E15949"/>
    <w:rsid w:val="00E22655"/>
    <w:rsid w:val="00E25846"/>
    <w:rsid w:val="00E54934"/>
    <w:rsid w:val="00E609FF"/>
    <w:rsid w:val="00E64E17"/>
    <w:rsid w:val="00E66265"/>
    <w:rsid w:val="00E757C1"/>
    <w:rsid w:val="00E81CB1"/>
    <w:rsid w:val="00EA3D3C"/>
    <w:rsid w:val="00EB0D17"/>
    <w:rsid w:val="00EB0D51"/>
    <w:rsid w:val="00EB1F94"/>
    <w:rsid w:val="00EB6C80"/>
    <w:rsid w:val="00EC1E90"/>
    <w:rsid w:val="00EC46E5"/>
    <w:rsid w:val="00EC58E2"/>
    <w:rsid w:val="00EC7CC3"/>
    <w:rsid w:val="00ED06B7"/>
    <w:rsid w:val="00ED4DDE"/>
    <w:rsid w:val="00ED75B8"/>
    <w:rsid w:val="00EE0D60"/>
    <w:rsid w:val="00EE48D0"/>
    <w:rsid w:val="00EF5FC0"/>
    <w:rsid w:val="00F10376"/>
    <w:rsid w:val="00F10C48"/>
    <w:rsid w:val="00F10FEE"/>
    <w:rsid w:val="00F1383F"/>
    <w:rsid w:val="00F3400F"/>
    <w:rsid w:val="00F35C65"/>
    <w:rsid w:val="00F36DB0"/>
    <w:rsid w:val="00F40990"/>
    <w:rsid w:val="00F46494"/>
    <w:rsid w:val="00F558AB"/>
    <w:rsid w:val="00F565EC"/>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anichols/maRsden" TargetMode="External"/><Relationship Id="rId18" Type="http://schemas.openxmlformats.org/officeDocument/2006/relationships/header" Target="header3.xml"/><Relationship Id="rId26" Type="http://schemas.openxmlformats.org/officeDocument/2006/relationships/hyperlink" Target="https://doi.org/10.1002/grl.51010" TargetMode="External"/><Relationship Id="rId39" Type="http://schemas.microsoft.com/office/2011/relationships/people" Target="people.xml"/><Relationship Id="rId21" Type="http://schemas.openxmlformats.org/officeDocument/2006/relationships/hyperlink" Target="https://doi.org/10.1016/j.fcr.2019.03.014" TargetMode="External"/><Relationship Id="rId34" Type="http://schemas.openxmlformats.org/officeDocument/2006/relationships/header" Target="header5.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hyperlink" Target="https://doi.org/10.1111/j.1469-8137.1988.tb04199.x" TargetMode="External"/><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3389/fpls.2017.00284" TargetMode="External"/><Relationship Id="rId32" Type="http://schemas.openxmlformats.org/officeDocument/2006/relationships/image" Target="media/image9.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oi.org/10.1016/j.jhydrol.2019.124019" TargetMode="External"/><Relationship Id="rId28" Type="http://schemas.openxmlformats.org/officeDocument/2006/relationships/image" Target="media/image5.png"/><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doi.org/10.1016/j.fcr.2016.02.013"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2.xml"/><Relationship Id="rId8" Type="http://schemas.openxmlformats.org/officeDocument/2006/relationships/hyperlink" Target="mailto:virginia.nichols@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3581</TotalTime>
  <Pages>52</Pages>
  <Words>10554</Words>
  <Characters>60159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19</cp:revision>
  <cp:lastPrinted>2024-01-23T21:36:00Z</cp:lastPrinted>
  <dcterms:created xsi:type="dcterms:W3CDTF">2024-01-04T15:22:00Z</dcterms:created>
  <dcterms:modified xsi:type="dcterms:W3CDTF">2024-01-25T00:26:00Z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